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207A" w14:textId="5BA9C47B" w:rsidR="00870D23" w:rsidRPr="00C0409B" w:rsidRDefault="00A443BB" w:rsidP="002B751C">
      <w:pPr>
        <w:rPr>
          <w:b/>
          <w:bCs/>
        </w:rPr>
      </w:pPr>
      <w:r w:rsidRPr="00C0409B">
        <w:rPr>
          <w:b/>
          <w:bCs/>
        </w:rPr>
        <w:t>Tables and Figures</w:t>
      </w:r>
    </w:p>
    <w:p w14:paraId="244F70CD" w14:textId="37D72FF7" w:rsidR="00A443BB" w:rsidRPr="00AE0186" w:rsidRDefault="00A443BB" w:rsidP="002B751C">
      <w:commentRangeStart w:id="0"/>
      <w:r w:rsidRPr="00AE0186">
        <w:t>Figure 1. Flow chart of inclusion/exclusion criteria</w:t>
      </w:r>
      <w:commentRangeEnd w:id="0"/>
      <w:r w:rsidR="00902888" w:rsidRPr="00AE0186">
        <w:rPr>
          <w:rStyle w:val="CommentReference"/>
          <w:sz w:val="24"/>
          <w:szCs w:val="24"/>
        </w:rPr>
        <w:commentReference w:id="0"/>
      </w:r>
    </w:p>
    <w:p w14:paraId="697A273F" w14:textId="6A14B49B" w:rsidR="00AE0186" w:rsidRPr="00AE0186" w:rsidRDefault="00AE0186" w:rsidP="002B751C"/>
    <w:p w14:paraId="5DE7E497" w14:textId="266A1E7F" w:rsidR="00AE0186" w:rsidRPr="00AE0186" w:rsidRDefault="001A5E5F" w:rsidP="002B751C">
      <w:commentRangeStart w:id="1"/>
      <w:r>
        <w:rPr>
          <w:noProof/>
          <w14:ligatures w14:val="standardContextual"/>
        </w:rPr>
        <w:drawing>
          <wp:inline distT="0" distB="0" distL="0" distR="0" wp14:anchorId="5020BB63" wp14:editId="3A8D5D88">
            <wp:extent cx="4001632" cy="7677683"/>
            <wp:effectExtent l="0" t="0" r="0" b="0"/>
            <wp:docPr id="8571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8017" name="Picture 857188017"/>
                    <pic:cNvPicPr/>
                  </pic:nvPicPr>
                  <pic:blipFill rotWithShape="1">
                    <a:blip r:embed="rId8"/>
                    <a:srcRect l="2841" t="6060" r="3132" b="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635" cy="774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"/>
      <w:r w:rsidR="00902888" w:rsidRPr="00AE0186">
        <w:rPr>
          <w:rStyle w:val="CommentReference"/>
          <w:sz w:val="24"/>
          <w:szCs w:val="24"/>
        </w:rPr>
        <w:commentReference w:id="1"/>
      </w:r>
      <w:r w:rsidR="00AE0186" w:rsidRPr="00AE0186">
        <w:br w:type="page"/>
      </w:r>
    </w:p>
    <w:p w14:paraId="4C21AEC8" w14:textId="39D3B2FB" w:rsidR="00286664" w:rsidRDefault="00A443BB" w:rsidP="002B751C">
      <w:r w:rsidRPr="00AE0186">
        <w:lastRenderedPageBreak/>
        <w:t xml:space="preserve">Figure 2. </w:t>
      </w:r>
      <w:r w:rsidR="00C0409B">
        <w:t>Visual timeline of baseline and follow-up periods</w:t>
      </w:r>
    </w:p>
    <w:p w14:paraId="49FE4A9A" w14:textId="77777777" w:rsidR="00286664" w:rsidRDefault="00286664" w:rsidP="002B751C"/>
    <w:p w14:paraId="7B7B9C13" w14:textId="685CC567" w:rsidR="00740050" w:rsidRDefault="001A5E5F" w:rsidP="002B751C">
      <w:r>
        <w:rPr>
          <w:noProof/>
          <w14:ligatures w14:val="standardContextual"/>
        </w:rPr>
        <w:drawing>
          <wp:inline distT="0" distB="0" distL="0" distR="0" wp14:anchorId="4A0DEA5E" wp14:editId="1CB3D3DE">
            <wp:extent cx="6557742" cy="1131683"/>
            <wp:effectExtent l="0" t="0" r="0" b="0"/>
            <wp:docPr id="1621011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1736" name="Picture 1621011736"/>
                    <pic:cNvPicPr/>
                  </pic:nvPicPr>
                  <pic:blipFill rotWithShape="1">
                    <a:blip r:embed="rId9"/>
                    <a:srcRect l="1801" r="1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846" cy="1156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0050">
        <w:br w:type="page"/>
      </w:r>
    </w:p>
    <w:p w14:paraId="793D8EE3" w14:textId="177841A9" w:rsidR="00A443BB" w:rsidRPr="001A5E5F" w:rsidRDefault="00A443BB" w:rsidP="002B751C">
      <w:pPr>
        <w:rPr>
          <w:sz w:val="22"/>
          <w:szCs w:val="22"/>
        </w:rPr>
      </w:pPr>
      <w:commentRangeStart w:id="2"/>
      <w:r w:rsidRPr="001A5E5F">
        <w:rPr>
          <w:sz w:val="22"/>
          <w:szCs w:val="22"/>
        </w:rPr>
        <w:lastRenderedPageBreak/>
        <w:t xml:space="preserve">Table 1. </w:t>
      </w:r>
      <w:r w:rsidR="00AE0186" w:rsidRPr="001A5E5F">
        <w:rPr>
          <w:sz w:val="22"/>
          <w:szCs w:val="22"/>
        </w:rPr>
        <w:t>Descriptive characteristics of study cohort</w:t>
      </w:r>
      <w:commentRangeEnd w:id="2"/>
      <w:r w:rsidR="003172F9" w:rsidRPr="001A5E5F">
        <w:rPr>
          <w:rStyle w:val="CommentReference"/>
          <w:sz w:val="22"/>
          <w:szCs w:val="22"/>
        </w:rPr>
        <w:commentReference w:id="2"/>
      </w:r>
    </w:p>
    <w:tbl>
      <w:tblPr>
        <w:tblW w:w="7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0"/>
        <w:gridCol w:w="2398"/>
      </w:tblGrid>
      <w:tr w:rsidR="002B751C" w:rsidRPr="001A5E5F" w14:paraId="1B0EF891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DF071" w14:textId="77777777" w:rsidR="0005150F" w:rsidRPr="001A5E5F" w:rsidRDefault="0005150F" w:rsidP="002B751C">
            <w:pPr>
              <w:rPr>
                <w:sz w:val="20"/>
                <w:szCs w:val="20"/>
              </w:rPr>
            </w:pP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E0914" w14:textId="4F0E3073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Overall (N=7472)</w:t>
            </w:r>
          </w:p>
        </w:tc>
      </w:tr>
      <w:tr w:rsidR="002B751C" w:rsidRPr="001A5E5F" w14:paraId="4F2606D3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B9CF8" w14:textId="6E65974C" w:rsidR="0005150F" w:rsidRPr="001A5E5F" w:rsidRDefault="0005150F" w:rsidP="002B751C">
            <w:pPr>
              <w:rPr>
                <w:b/>
                <w:bCs/>
                <w:sz w:val="20"/>
                <w:szCs w:val="20"/>
              </w:rPr>
            </w:pPr>
            <w:r w:rsidRPr="001A5E5F">
              <w:rPr>
                <w:b/>
                <w:bCs/>
                <w:sz w:val="20"/>
                <w:szCs w:val="20"/>
              </w:rPr>
              <w:t>Demographic and Clinical Characteristics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1A5E5" w14:textId="66FBBA1F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No. (%)</w:t>
            </w:r>
          </w:p>
        </w:tc>
      </w:tr>
      <w:tr w:rsidR="002B751C" w:rsidRPr="001A5E5F" w14:paraId="7D0D5E5F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0B52E" w14:textId="08FF81C7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Race/Ethnicity combined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36819" w14:textId="4D225E33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2B751C" w:rsidRPr="001A5E5F" w14:paraId="25A20276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A5F45" w14:textId="0BF34F39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Hispanic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59E2D" w14:textId="13B49353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67 (0.90)</w:t>
            </w:r>
          </w:p>
        </w:tc>
      </w:tr>
      <w:tr w:rsidR="002B751C" w:rsidRPr="001A5E5F" w14:paraId="1E7A8E19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521BD" w14:textId="6D422017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Non-Hispanic Asian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C2455" w14:textId="26E93B97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11 (0.15)</w:t>
            </w:r>
          </w:p>
        </w:tc>
      </w:tr>
      <w:tr w:rsidR="002B751C" w:rsidRPr="001A5E5F" w14:paraId="2DBAA3BD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A17EB" w14:textId="6664CDDD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Non-Hispanic Black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46D1C" w14:textId="7B683F44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209 (2.80)</w:t>
            </w:r>
          </w:p>
        </w:tc>
      </w:tr>
      <w:tr w:rsidR="002B751C" w:rsidRPr="001A5E5F" w14:paraId="79247935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857F5" w14:textId="1FCDE86F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Non-Hispanic Other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34B16" w14:textId="4132305B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55 (0.74)</w:t>
            </w:r>
          </w:p>
        </w:tc>
      </w:tr>
      <w:tr w:rsidR="002B751C" w:rsidRPr="001A5E5F" w14:paraId="3B4DD2EA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AEDE1" w14:textId="69CF26E3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Non-Hispanic White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47B5F" w14:textId="6DFFFCE4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7130 (95.42)</w:t>
            </w:r>
          </w:p>
        </w:tc>
      </w:tr>
      <w:tr w:rsidR="002B751C" w:rsidRPr="001A5E5F" w14:paraId="77031B0E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127F6" w14:textId="180A7B78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Vaginal delivery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6D0BF" w14:textId="589336FC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4857 (65.00)</w:t>
            </w:r>
          </w:p>
        </w:tc>
      </w:tr>
      <w:tr w:rsidR="002B751C" w:rsidRPr="001A5E5F" w14:paraId="6C3249FD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1E8F6" w14:textId="6E6BFD82" w:rsidR="0005150F" w:rsidRPr="001A5E5F" w:rsidRDefault="0005150F" w:rsidP="002B751C">
            <w:pPr>
              <w:rPr>
                <w:sz w:val="20"/>
                <w:szCs w:val="20"/>
              </w:rPr>
            </w:pPr>
            <w:commentRangeStart w:id="3"/>
            <w:r w:rsidRPr="001A5E5F">
              <w:rPr>
                <w:sz w:val="20"/>
                <w:szCs w:val="20"/>
              </w:rPr>
              <w:t xml:space="preserve">Combined pain </w:t>
            </w:r>
            <w:commentRangeEnd w:id="3"/>
            <w:r w:rsidR="00902888" w:rsidRPr="001A5E5F">
              <w:rPr>
                <w:rStyle w:val="CommentReference"/>
                <w:sz w:val="20"/>
                <w:szCs w:val="20"/>
              </w:rPr>
              <w:commentReference w:id="3"/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30F65" w14:textId="06BB5A0F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5766 (77.17)</w:t>
            </w:r>
          </w:p>
        </w:tc>
      </w:tr>
      <w:tr w:rsidR="002B751C" w:rsidRPr="001A5E5F" w14:paraId="330D938B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D66DE" w14:textId="6657F37F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 xml:space="preserve">Alcohol or other substance use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04B83" w14:textId="6982F958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3342 (44.73)</w:t>
            </w:r>
          </w:p>
        </w:tc>
      </w:tr>
      <w:tr w:rsidR="002B751C" w:rsidRPr="001A5E5F" w14:paraId="300B3684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E202C1" w14:textId="6F46FD09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 xml:space="preserve">Benzodiazepine or anticonvulsant use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075FD" w14:textId="239E65FC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1077 (14.41)</w:t>
            </w:r>
          </w:p>
        </w:tc>
      </w:tr>
      <w:tr w:rsidR="002B751C" w:rsidRPr="001A5E5F" w14:paraId="4BB80CD3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723FF" w14:textId="432A5CD9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 xml:space="preserve">Maternal morbidity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CB067" w14:textId="3CD5E189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528 (7.07)</w:t>
            </w:r>
          </w:p>
        </w:tc>
      </w:tr>
      <w:tr w:rsidR="002B751C" w:rsidRPr="001A5E5F" w14:paraId="632221A6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0D756" w14:textId="661262C8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 xml:space="preserve">Anxiety and depression combined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1F288" w14:textId="712BA114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3485 (46.64)</w:t>
            </w:r>
          </w:p>
        </w:tc>
      </w:tr>
      <w:tr w:rsidR="002B751C" w:rsidRPr="001A5E5F" w14:paraId="7B8F2418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1B9C4" w14:textId="11B0F5D4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Year of delivery, 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07396" w14:textId="664D9AF0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2016 (2014—2018)</w:t>
            </w:r>
          </w:p>
        </w:tc>
      </w:tr>
      <w:tr w:rsidR="002B751C" w:rsidRPr="001A5E5F" w14:paraId="1245B3DC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8AE6C" w14:textId="40723E11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Age at delivery, 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828E4" w14:textId="6AE09708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27 (24—31)</w:t>
            </w:r>
          </w:p>
        </w:tc>
      </w:tr>
      <w:tr w:rsidR="002B751C" w:rsidRPr="001A5E5F" w14:paraId="39476CFD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1AA29" w14:textId="7DD1A211" w:rsidR="0005150F" w:rsidRPr="001A5E5F" w:rsidRDefault="0005150F" w:rsidP="002B751C">
            <w:pPr>
              <w:rPr>
                <w:sz w:val="20"/>
                <w:szCs w:val="20"/>
              </w:rPr>
            </w:pPr>
            <w:del w:id="4" w:author="Sundermann, Alexandra C" w:date="2026-01-21T16:23:00Z" w16du:dateUtc="2026-01-21T22:23:00Z">
              <w:r w:rsidRPr="001A5E5F" w:rsidDel="00902888">
                <w:rPr>
                  <w:sz w:val="20"/>
                  <w:szCs w:val="20"/>
                </w:rPr>
                <w:delText xml:space="preserve">Number of </w:delText>
              </w:r>
            </w:del>
            <w:r w:rsidRPr="001A5E5F">
              <w:rPr>
                <w:sz w:val="20"/>
                <w:szCs w:val="20"/>
              </w:rPr>
              <w:t>Gestation</w:t>
            </w:r>
            <w:ins w:id="5" w:author="Sundermann, Alexandra C" w:date="2026-01-21T16:23:00Z" w16du:dateUtc="2026-01-21T22:23:00Z">
              <w:r w:rsidR="00902888">
                <w:rPr>
                  <w:sz w:val="20"/>
                  <w:szCs w:val="20"/>
                </w:rPr>
                <w:t xml:space="preserve"> age at delivery,</w:t>
              </w:r>
            </w:ins>
            <w:r w:rsidRPr="001A5E5F">
              <w:rPr>
                <w:sz w:val="20"/>
                <w:szCs w:val="20"/>
              </w:rPr>
              <w:t xml:space="preserve"> weeks, 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B992F4" w14:textId="1038F950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39 (37—39)</w:t>
            </w:r>
          </w:p>
        </w:tc>
      </w:tr>
      <w:tr w:rsidR="002B751C" w:rsidRPr="001A5E5F" w14:paraId="432445BA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CF14B" w14:textId="74C12948" w:rsidR="0005150F" w:rsidRPr="001A5E5F" w:rsidRDefault="0005150F" w:rsidP="002B751C">
            <w:pPr>
              <w:rPr>
                <w:sz w:val="20"/>
                <w:szCs w:val="20"/>
              </w:rPr>
            </w:pP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17362" w14:textId="3159AA57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2B751C" w:rsidRPr="001A5E5F" w14:paraId="463D48D0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3C337" w14:textId="57E896C2" w:rsidR="0005150F" w:rsidRPr="001A5E5F" w:rsidRDefault="0005150F" w:rsidP="002B751C">
            <w:pPr>
              <w:rPr>
                <w:b/>
                <w:bCs/>
                <w:sz w:val="20"/>
                <w:szCs w:val="20"/>
              </w:rPr>
            </w:pPr>
            <w:r w:rsidRPr="001A5E5F">
              <w:rPr>
                <w:b/>
                <w:bCs/>
                <w:sz w:val="20"/>
                <w:szCs w:val="20"/>
              </w:rPr>
              <w:t>Outcome information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4FC3A" w14:textId="77777777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2B751C" w:rsidRPr="001A5E5F" w14:paraId="401EC716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F2443" w14:textId="59C88ACF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Event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EE9DF" w14:textId="7D821F15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No. (%)</w:t>
            </w:r>
          </w:p>
        </w:tc>
      </w:tr>
      <w:tr w:rsidR="002B751C" w:rsidRPr="001A5E5F" w14:paraId="39D6BEDA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85DDF" w14:textId="610839A6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</w:t>
            </w:r>
            <w:ins w:id="6" w:author="Sundermann, Alexandra C" w:date="2026-01-21T16:26:00Z" w16du:dateUtc="2026-01-21T22:26:00Z">
              <w:r w:rsidR="003172F9">
                <w:rPr>
                  <w:sz w:val="20"/>
                  <w:szCs w:val="20"/>
                </w:rPr>
                <w:t>Any d</w:t>
              </w:r>
            </w:ins>
            <w:del w:id="7" w:author="Sundermann, Alexandra C" w:date="2026-01-21T16:26:00Z" w16du:dateUtc="2026-01-21T22:26:00Z">
              <w:r w:rsidRPr="001A5E5F" w:rsidDel="003172F9">
                <w:rPr>
                  <w:sz w:val="20"/>
                  <w:szCs w:val="20"/>
                </w:rPr>
                <w:delText>D</w:delText>
              </w:r>
            </w:del>
            <w:r w:rsidRPr="001A5E5F">
              <w:rPr>
                <w:sz w:val="20"/>
                <w:szCs w:val="20"/>
              </w:rPr>
              <w:t>eath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62DC5" w14:textId="4C317B72" w:rsidR="0005150F" w:rsidRPr="001A5E5F" w:rsidRDefault="002B751C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30 (</w:t>
            </w:r>
            <w:r w:rsidR="0005150F" w:rsidRPr="001A5E5F">
              <w:rPr>
                <w:color w:val="000000"/>
                <w:sz w:val="20"/>
                <w:szCs w:val="20"/>
              </w:rPr>
              <w:t>0.40)</w:t>
            </w:r>
          </w:p>
        </w:tc>
      </w:tr>
      <w:tr w:rsidR="002B751C" w:rsidRPr="001A5E5F" w14:paraId="30CB0725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47454" w14:textId="62B11787" w:rsidR="0005150F" w:rsidRPr="001A5E5F" w:rsidRDefault="0005150F" w:rsidP="002B751C">
            <w:pPr>
              <w:rPr>
                <w:sz w:val="20"/>
                <w:szCs w:val="20"/>
              </w:rPr>
            </w:pPr>
            <w:commentRangeStart w:id="8"/>
            <w:r w:rsidRPr="001A5E5F">
              <w:rPr>
                <w:sz w:val="20"/>
                <w:szCs w:val="20"/>
              </w:rPr>
              <w:t>        Overdose</w:t>
            </w:r>
            <w:commentRangeEnd w:id="8"/>
            <w:r w:rsidR="003172F9" w:rsidRPr="001A5E5F">
              <w:rPr>
                <w:rStyle w:val="CommentReference"/>
                <w:sz w:val="20"/>
                <w:szCs w:val="20"/>
              </w:rPr>
              <w:commentReference w:id="8"/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FB120" w14:textId="63763F2F" w:rsidR="0005150F" w:rsidRPr="001A5E5F" w:rsidRDefault="002B751C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97 (</w:t>
            </w:r>
            <w:r w:rsidR="0005150F" w:rsidRPr="001A5E5F">
              <w:rPr>
                <w:color w:val="000000"/>
                <w:sz w:val="20"/>
                <w:szCs w:val="20"/>
              </w:rPr>
              <w:t>1.30)</w:t>
            </w:r>
          </w:p>
        </w:tc>
      </w:tr>
      <w:tr w:rsidR="002B751C" w:rsidRPr="001A5E5F" w14:paraId="4032D1C7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DED48" w14:textId="01AD8734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Loss of enrollment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4D101" w14:textId="39EFAC0D" w:rsidR="0005150F" w:rsidRPr="001A5E5F" w:rsidRDefault="002B751C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709 (</w:t>
            </w:r>
            <w:r w:rsidR="0005150F" w:rsidRPr="001A5E5F">
              <w:rPr>
                <w:color w:val="000000"/>
                <w:sz w:val="20"/>
                <w:szCs w:val="20"/>
              </w:rPr>
              <w:t>9.49)</w:t>
            </w:r>
          </w:p>
        </w:tc>
      </w:tr>
      <w:tr w:rsidR="002B751C" w:rsidRPr="001A5E5F" w14:paraId="1B3DD37B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6A4E5" w14:textId="7DF8D9CC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 Censored</w:t>
            </w:r>
            <w:ins w:id="9" w:author="Sundermann, Alexandra C" w:date="2026-01-21T16:23:00Z" w16du:dateUtc="2026-01-21T22:23:00Z">
              <w:r w:rsidR="00902888">
                <w:rPr>
                  <w:sz w:val="20"/>
                  <w:szCs w:val="20"/>
                </w:rPr>
                <w:t xml:space="preserve"> (day 365</w:t>
              </w:r>
            </w:ins>
            <w:ins w:id="10" w:author="Sundermann, Alexandra C" w:date="2026-01-21T16:24:00Z" w16du:dateUtc="2026-01-21T22:24:00Z">
              <w:r w:rsidR="00902888">
                <w:rPr>
                  <w:sz w:val="20"/>
                  <w:szCs w:val="20"/>
                </w:rPr>
                <w:t>)</w:t>
              </w:r>
            </w:ins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0CAB9" w14:textId="6C856F7E" w:rsidR="0005150F" w:rsidRPr="001A5E5F" w:rsidRDefault="002B751C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6636 (</w:t>
            </w:r>
            <w:r w:rsidR="0005150F" w:rsidRPr="001A5E5F">
              <w:rPr>
                <w:color w:val="000000"/>
                <w:sz w:val="20"/>
                <w:szCs w:val="20"/>
              </w:rPr>
              <w:t>88.81)</w:t>
            </w:r>
          </w:p>
        </w:tc>
      </w:tr>
      <w:tr w:rsidR="002B751C" w:rsidRPr="001A5E5F" w14:paraId="092C0A00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6D8F8" w14:textId="522B2642" w:rsidR="0005150F" w:rsidRPr="001A5E5F" w:rsidRDefault="0005150F" w:rsidP="002B751C">
            <w:pPr>
              <w:rPr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 xml:space="preserve">Time to event among those with outcome, </w:t>
            </w:r>
            <w:ins w:id="11" w:author="Sundermann, Alexandra C" w:date="2026-01-21T16:25:00Z" w16du:dateUtc="2026-01-21T22:25:00Z">
              <w:r w:rsidR="009C12D9">
                <w:rPr>
                  <w:sz w:val="20"/>
                  <w:szCs w:val="20"/>
                </w:rPr>
                <w:t xml:space="preserve">days, </w:t>
              </w:r>
            </w:ins>
            <w:r w:rsidRPr="001A5E5F">
              <w:rPr>
                <w:sz w:val="20"/>
                <w:szCs w:val="20"/>
              </w:rPr>
              <w:t>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E8048" w14:textId="626A8F19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2B751C" w:rsidRPr="001A5E5F" w14:paraId="26E57139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84C2E" w14:textId="6C3BDB0F" w:rsidR="0005150F" w:rsidRPr="001A5E5F" w:rsidRDefault="009C12D9" w:rsidP="002B751C">
            <w:pPr>
              <w:rPr>
                <w:sz w:val="20"/>
                <w:szCs w:val="20"/>
              </w:rPr>
            </w:pPr>
            <w:ins w:id="12" w:author="Sundermann, Alexandra C" w:date="2026-01-21T16:25:00Z" w16du:dateUtc="2026-01-21T22:25:00Z">
              <w:r w:rsidRPr="001A5E5F">
                <w:rPr>
                  <w:sz w:val="20"/>
                  <w:szCs w:val="20"/>
                </w:rPr>
                <w:t>        </w:t>
              </w:r>
            </w:ins>
            <w:commentRangeStart w:id="13"/>
            <w:r w:rsidR="0005150F" w:rsidRPr="001A5E5F">
              <w:rPr>
                <w:sz w:val="20"/>
                <w:szCs w:val="20"/>
              </w:rPr>
              <w:t xml:space="preserve">Either death or overdose </w:t>
            </w:r>
            <w:commentRangeEnd w:id="13"/>
            <w:r w:rsidR="003172F9" w:rsidRPr="001A5E5F">
              <w:rPr>
                <w:rStyle w:val="CommentReference"/>
                <w:sz w:val="20"/>
                <w:szCs w:val="20"/>
              </w:rPr>
              <w:commentReference w:id="13"/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DF8B06" w14:textId="5FA31843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188 (21.4—261.0)</w:t>
            </w:r>
          </w:p>
        </w:tc>
      </w:tr>
      <w:tr w:rsidR="002B751C" w:rsidRPr="001A5E5F" w14:paraId="6F02B070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55DEA" w14:textId="0BDF9A08" w:rsidR="0005150F" w:rsidRPr="001A5E5F" w:rsidRDefault="009C12D9" w:rsidP="002B751C">
            <w:pPr>
              <w:rPr>
                <w:sz w:val="20"/>
                <w:szCs w:val="20"/>
              </w:rPr>
            </w:pPr>
            <w:ins w:id="14" w:author="Sundermann, Alexandra C" w:date="2026-01-21T16:25:00Z" w16du:dateUtc="2026-01-21T22:25:00Z">
              <w:r w:rsidRPr="001A5E5F">
                <w:rPr>
                  <w:sz w:val="20"/>
                  <w:szCs w:val="20"/>
                </w:rPr>
                <w:t>        </w:t>
              </w:r>
              <w:r w:rsidR="00E72044">
                <w:rPr>
                  <w:sz w:val="20"/>
                  <w:szCs w:val="20"/>
                </w:rPr>
                <w:t xml:space="preserve">Any </w:t>
              </w:r>
            </w:ins>
            <w:ins w:id="15" w:author="Sundermann, Alexandra C" w:date="2026-01-21T16:26:00Z" w16du:dateUtc="2026-01-21T22:26:00Z">
              <w:r w:rsidR="003172F9">
                <w:rPr>
                  <w:sz w:val="20"/>
                  <w:szCs w:val="20"/>
                </w:rPr>
                <w:t>d</w:t>
              </w:r>
            </w:ins>
            <w:del w:id="16" w:author="Sundermann, Alexandra C" w:date="2026-01-21T16:26:00Z" w16du:dateUtc="2026-01-21T22:26:00Z">
              <w:r w:rsidR="0005150F" w:rsidRPr="001A5E5F" w:rsidDel="003172F9">
                <w:rPr>
                  <w:sz w:val="20"/>
                  <w:szCs w:val="20"/>
                </w:rPr>
                <w:delText>D</w:delText>
              </w:r>
            </w:del>
            <w:r w:rsidR="0005150F" w:rsidRPr="001A5E5F">
              <w:rPr>
                <w:sz w:val="20"/>
                <w:szCs w:val="20"/>
              </w:rPr>
              <w:t>eath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0BB6A" w14:textId="05F2748F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163.5 (59.5—239.0)</w:t>
            </w:r>
          </w:p>
        </w:tc>
      </w:tr>
      <w:tr w:rsidR="002B751C" w:rsidRPr="001A5E5F" w14:paraId="5DB86A20" w14:textId="77777777" w:rsidTr="002B751C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7BE35" w14:textId="3BEE2DBC" w:rsidR="0005150F" w:rsidRPr="001A5E5F" w:rsidRDefault="009C12D9" w:rsidP="002B751C">
            <w:pPr>
              <w:rPr>
                <w:sz w:val="20"/>
                <w:szCs w:val="20"/>
              </w:rPr>
            </w:pPr>
            <w:commentRangeStart w:id="17"/>
            <w:ins w:id="18" w:author="Sundermann, Alexandra C" w:date="2026-01-21T16:25:00Z" w16du:dateUtc="2026-01-21T22:25:00Z">
              <w:r w:rsidRPr="001A5E5F">
                <w:rPr>
                  <w:sz w:val="20"/>
                  <w:szCs w:val="20"/>
                </w:rPr>
                <w:t>        </w:t>
              </w:r>
              <w:commentRangeStart w:id="19"/>
              <w:r w:rsidR="00E72044">
                <w:rPr>
                  <w:sz w:val="20"/>
                  <w:szCs w:val="20"/>
                </w:rPr>
                <w:t>Any o</w:t>
              </w:r>
            </w:ins>
            <w:del w:id="20" w:author="Sundermann, Alexandra C" w:date="2026-01-21T16:25:00Z" w16du:dateUtc="2026-01-21T22:25:00Z">
              <w:r w:rsidR="0005150F" w:rsidRPr="001A5E5F" w:rsidDel="00E72044">
                <w:rPr>
                  <w:sz w:val="20"/>
                  <w:szCs w:val="20"/>
                </w:rPr>
                <w:delText>O</w:delText>
              </w:r>
            </w:del>
            <w:r w:rsidR="0005150F" w:rsidRPr="001A5E5F">
              <w:rPr>
                <w:sz w:val="20"/>
                <w:szCs w:val="20"/>
              </w:rPr>
              <w:t xml:space="preserve">verdose </w:t>
            </w:r>
            <w:commentRangeEnd w:id="19"/>
            <w:r w:rsidR="00E72044" w:rsidRPr="001A5E5F">
              <w:rPr>
                <w:rStyle w:val="CommentReference"/>
                <w:sz w:val="20"/>
                <w:szCs w:val="20"/>
              </w:rPr>
              <w:commentReference w:id="19"/>
            </w:r>
            <w:commentRangeEnd w:id="17"/>
            <w:r w:rsidR="007B0976" w:rsidRPr="001A5E5F">
              <w:rPr>
                <w:rStyle w:val="CommentReference"/>
                <w:sz w:val="20"/>
                <w:szCs w:val="20"/>
              </w:rPr>
              <w:commentReference w:id="17"/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8EB51" w14:textId="4FD9DA44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208 (111.0—263.0)</w:t>
            </w:r>
          </w:p>
        </w:tc>
      </w:tr>
      <w:tr w:rsidR="0005150F" w:rsidRPr="001A5E5F" w14:paraId="510E1E70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06CC3674" w14:textId="73975591" w:rsidR="0005150F" w:rsidRPr="001A5E5F" w:rsidRDefault="0005150F" w:rsidP="002B751C">
            <w:pPr>
              <w:rPr>
                <w:sz w:val="20"/>
                <w:szCs w:val="20"/>
              </w:rPr>
            </w:pPr>
          </w:p>
        </w:tc>
        <w:tc>
          <w:tcPr>
            <w:tcW w:w="2398" w:type="dxa"/>
            <w:noWrap/>
            <w:vAlign w:val="bottom"/>
          </w:tcPr>
          <w:p w14:paraId="6351B809" w14:textId="0FBA86FA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05150F" w:rsidRPr="001A5E5F" w14:paraId="50586CD6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2862A447" w14:textId="55A63CA7" w:rsidR="0005150F" w:rsidRPr="001A5E5F" w:rsidRDefault="0005150F" w:rsidP="002B751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A5E5F">
              <w:rPr>
                <w:b/>
                <w:bCs/>
                <w:color w:val="000000"/>
                <w:sz w:val="20"/>
                <w:szCs w:val="20"/>
              </w:rPr>
              <w:t>MOUD information, median (IQR)</w:t>
            </w:r>
          </w:p>
        </w:tc>
        <w:tc>
          <w:tcPr>
            <w:tcW w:w="2398" w:type="dxa"/>
            <w:noWrap/>
            <w:vAlign w:val="bottom"/>
          </w:tcPr>
          <w:p w14:paraId="6B44FADA" w14:textId="0411160B" w:rsidR="0005150F" w:rsidRPr="001A5E5F" w:rsidRDefault="0005150F" w:rsidP="002B751C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9662F5" w:rsidRPr="001A5E5F" w14:paraId="541021C8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6B54404E" w14:textId="265577D7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Total days' supply MOUD exposure</w:t>
            </w:r>
          </w:p>
        </w:tc>
        <w:tc>
          <w:tcPr>
            <w:tcW w:w="2398" w:type="dxa"/>
            <w:noWrap/>
            <w:vAlign w:val="bottom"/>
          </w:tcPr>
          <w:p w14:paraId="1A33E620" w14:textId="00F603F4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89 (47—112)</w:t>
            </w:r>
          </w:p>
        </w:tc>
      </w:tr>
      <w:tr w:rsidR="009662F5" w:rsidRPr="001A5E5F" w14:paraId="176E4513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09ECCC6D" w14:textId="2CD1B8F4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 xml:space="preserve">Total days' supply MOUD </w:t>
            </w:r>
            <w:ins w:id="21" w:author="Sundermann, Alexandra C" w:date="2026-01-21T16:17:00Z" w16du:dateUtc="2026-01-21T22:17:00Z">
              <w:r w:rsidR="00902888">
                <w:rPr>
                  <w:color w:val="000000"/>
                  <w:sz w:val="20"/>
                  <w:szCs w:val="20"/>
                </w:rPr>
                <w:t>ante</w:t>
              </w:r>
            </w:ins>
            <w:del w:id="22" w:author="Sundermann, Alexandra C" w:date="2026-01-21T16:17:00Z" w16du:dateUtc="2026-01-21T22:17:00Z">
              <w:r w:rsidRPr="001A5E5F" w:rsidDel="00902888">
                <w:rPr>
                  <w:color w:val="000000"/>
                  <w:sz w:val="20"/>
                  <w:szCs w:val="20"/>
                </w:rPr>
                <w:delText>pre</w:delText>
              </w:r>
            </w:del>
            <w:r w:rsidRPr="001A5E5F">
              <w:rPr>
                <w:color w:val="000000"/>
                <w:sz w:val="20"/>
                <w:szCs w:val="20"/>
              </w:rPr>
              <w:t>partum</w:t>
            </w:r>
          </w:p>
        </w:tc>
        <w:tc>
          <w:tcPr>
            <w:tcW w:w="2398" w:type="dxa"/>
            <w:noWrap/>
            <w:vAlign w:val="bottom"/>
          </w:tcPr>
          <w:p w14:paraId="5C6B321C" w14:textId="677781B6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62 (30—78)</w:t>
            </w:r>
          </w:p>
        </w:tc>
      </w:tr>
      <w:tr w:rsidR="009662F5" w:rsidRPr="001A5E5F" w14:paraId="24EA9A6B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7C5CA8C4" w14:textId="41E47C20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Total days' supply MOUD postpartum</w:t>
            </w:r>
          </w:p>
        </w:tc>
        <w:tc>
          <w:tcPr>
            <w:tcW w:w="2398" w:type="dxa"/>
            <w:noWrap/>
            <w:vAlign w:val="bottom"/>
          </w:tcPr>
          <w:p w14:paraId="09C35042" w14:textId="272A69BE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30 (13—40)</w:t>
            </w:r>
          </w:p>
        </w:tc>
      </w:tr>
      <w:tr w:rsidR="009662F5" w:rsidRPr="001A5E5F" w14:paraId="18529D96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5732B550" w14:textId="3901701E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Avg daily dose exposure (mg)</w:t>
            </w:r>
            <w:r w:rsidRPr="001A5E5F">
              <w:rPr>
                <w:sz w:val="20"/>
                <w:szCs w:val="20"/>
                <w:vertAlign w:val="superscript"/>
              </w:rPr>
              <w:t xml:space="preserve"> a</w:t>
            </w:r>
          </w:p>
        </w:tc>
        <w:tc>
          <w:tcPr>
            <w:tcW w:w="2398" w:type="dxa"/>
            <w:noWrap/>
            <w:vAlign w:val="bottom"/>
          </w:tcPr>
          <w:p w14:paraId="4F62B1FA" w14:textId="7E4B97B3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14.09 (9.42—16.00)</w:t>
            </w:r>
          </w:p>
        </w:tc>
      </w:tr>
      <w:tr w:rsidR="009662F5" w:rsidRPr="001A5E5F" w14:paraId="35F507B3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34744E32" w14:textId="30BF29BB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 xml:space="preserve">Avg daily dose </w:t>
            </w:r>
            <w:ins w:id="23" w:author="Sundermann, Alexandra C" w:date="2026-01-21T16:17:00Z" w16du:dateUtc="2026-01-21T22:17:00Z">
              <w:r w:rsidR="00902888">
                <w:rPr>
                  <w:color w:val="000000"/>
                  <w:sz w:val="20"/>
                  <w:szCs w:val="20"/>
                </w:rPr>
                <w:t>ante</w:t>
              </w:r>
            </w:ins>
            <w:del w:id="24" w:author="Sundermann, Alexandra C" w:date="2026-01-21T16:17:00Z" w16du:dateUtc="2026-01-21T22:17:00Z">
              <w:r w:rsidRPr="001A5E5F" w:rsidDel="00902888">
                <w:rPr>
                  <w:color w:val="000000"/>
                  <w:sz w:val="20"/>
                  <w:szCs w:val="20"/>
                </w:rPr>
                <w:delText>pre</w:delText>
              </w:r>
            </w:del>
            <w:r w:rsidRPr="001A5E5F">
              <w:rPr>
                <w:color w:val="000000"/>
                <w:sz w:val="20"/>
                <w:szCs w:val="20"/>
              </w:rPr>
              <w:t>partum (mg)</w:t>
            </w:r>
            <w:r w:rsidRPr="001A5E5F">
              <w:rPr>
                <w:sz w:val="20"/>
                <w:szCs w:val="20"/>
                <w:vertAlign w:val="superscript"/>
              </w:rPr>
              <w:t xml:space="preserve"> a</w:t>
            </w:r>
          </w:p>
        </w:tc>
        <w:tc>
          <w:tcPr>
            <w:tcW w:w="2398" w:type="dxa"/>
            <w:noWrap/>
            <w:vAlign w:val="bottom"/>
          </w:tcPr>
          <w:p w14:paraId="6CE8B1AC" w14:textId="0399D4D7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14.24 (8.00—16.00)</w:t>
            </w:r>
          </w:p>
        </w:tc>
      </w:tr>
      <w:tr w:rsidR="009662F5" w:rsidRPr="001A5E5F" w14:paraId="33FC677D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14352D61" w14:textId="5F79D9D8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commentRangeStart w:id="25"/>
            <w:commentRangeStart w:id="26"/>
            <w:r w:rsidRPr="001A5E5F">
              <w:rPr>
                <w:color w:val="000000"/>
                <w:sz w:val="20"/>
                <w:szCs w:val="20"/>
              </w:rPr>
              <w:t>Avg daily dose postpartum (mg)</w:t>
            </w:r>
            <w:r w:rsidRPr="001A5E5F">
              <w:rPr>
                <w:sz w:val="20"/>
                <w:szCs w:val="20"/>
                <w:vertAlign w:val="superscript"/>
              </w:rPr>
              <w:t xml:space="preserve"> a</w:t>
            </w:r>
            <w:commentRangeEnd w:id="26"/>
            <w:r w:rsidR="003172F9" w:rsidRPr="001A5E5F">
              <w:rPr>
                <w:rStyle w:val="CommentReference"/>
                <w:color w:val="000000"/>
                <w:sz w:val="20"/>
                <w:szCs w:val="20"/>
              </w:rPr>
              <w:commentReference w:id="26"/>
            </w:r>
            <w:commentRangeEnd w:id="25"/>
            <w:r w:rsidR="00F93A7B" w:rsidRPr="001A5E5F">
              <w:rPr>
                <w:rStyle w:val="CommentReference"/>
                <w:color w:val="000000"/>
                <w:sz w:val="20"/>
                <w:szCs w:val="20"/>
              </w:rPr>
              <w:commentReference w:id="25"/>
            </w:r>
          </w:p>
        </w:tc>
        <w:tc>
          <w:tcPr>
            <w:tcW w:w="2398" w:type="dxa"/>
            <w:noWrap/>
            <w:vAlign w:val="bottom"/>
          </w:tcPr>
          <w:p w14:paraId="571AA36D" w14:textId="343234DE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9.72 (4.00—16.00)</w:t>
            </w:r>
          </w:p>
        </w:tc>
      </w:tr>
      <w:tr w:rsidR="009662F5" w:rsidRPr="001A5E5F" w14:paraId="669F1EB3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751AE68C" w14:textId="0B7E8C1F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Total days' supply buprenorphine exposure</w:t>
            </w:r>
            <w:r w:rsidRPr="001A5E5F">
              <w:rPr>
                <w:sz w:val="20"/>
                <w:szCs w:val="20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240B7548" w14:textId="271B5583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90.00 (49.00—112.00)</w:t>
            </w:r>
          </w:p>
        </w:tc>
      </w:tr>
      <w:tr w:rsidR="009662F5" w:rsidRPr="001A5E5F" w14:paraId="0952DB8E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0169A72D" w14:textId="6CA21539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 xml:space="preserve">Total days' supply buprenorphine </w:t>
            </w:r>
            <w:ins w:id="27" w:author="Sundermann, Alexandra C" w:date="2026-01-21T16:17:00Z" w16du:dateUtc="2026-01-21T22:17:00Z">
              <w:r w:rsidR="00902888">
                <w:rPr>
                  <w:color w:val="000000"/>
                  <w:sz w:val="20"/>
                  <w:szCs w:val="20"/>
                </w:rPr>
                <w:t>ante</w:t>
              </w:r>
            </w:ins>
            <w:del w:id="28" w:author="Sundermann, Alexandra C" w:date="2026-01-21T16:17:00Z" w16du:dateUtc="2026-01-21T22:17:00Z">
              <w:r w:rsidRPr="001A5E5F" w:rsidDel="00902888">
                <w:rPr>
                  <w:color w:val="000000"/>
                  <w:sz w:val="20"/>
                  <w:szCs w:val="20"/>
                </w:rPr>
                <w:delText>pre</w:delText>
              </w:r>
            </w:del>
            <w:r w:rsidRPr="001A5E5F">
              <w:rPr>
                <w:color w:val="000000"/>
                <w:sz w:val="20"/>
                <w:szCs w:val="20"/>
              </w:rPr>
              <w:t>partum</w:t>
            </w:r>
            <w:r w:rsidRPr="001A5E5F">
              <w:rPr>
                <w:sz w:val="20"/>
                <w:szCs w:val="20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4D3F1D46" w14:textId="12D07740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63.00 (30.00—78.00)</w:t>
            </w:r>
          </w:p>
        </w:tc>
      </w:tr>
      <w:tr w:rsidR="009662F5" w:rsidRPr="001A5E5F" w14:paraId="712E1171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4ABD7C59" w14:textId="2E9E6A80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Total days' supply buprenorphine postpartum</w:t>
            </w:r>
            <w:r w:rsidRPr="001A5E5F">
              <w:rPr>
                <w:sz w:val="20"/>
                <w:szCs w:val="20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62585126" w14:textId="3B273B51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30.00 (13.00—41.00)</w:t>
            </w:r>
          </w:p>
        </w:tc>
      </w:tr>
      <w:tr w:rsidR="009662F5" w:rsidRPr="001A5E5F" w14:paraId="660191CF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0F6018CF" w14:textId="3AA9BA20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Avg daily dose buprenorphine exposure (mg)</w:t>
            </w:r>
            <w:r w:rsidRPr="001A5E5F">
              <w:rPr>
                <w:sz w:val="20"/>
                <w:szCs w:val="20"/>
                <w:vertAlign w:val="superscript"/>
              </w:rPr>
              <w:t xml:space="preserve"> c</w:t>
            </w:r>
          </w:p>
        </w:tc>
        <w:tc>
          <w:tcPr>
            <w:tcW w:w="2398" w:type="dxa"/>
            <w:noWrap/>
            <w:vAlign w:val="bottom"/>
          </w:tcPr>
          <w:p w14:paraId="74A4814E" w14:textId="14187545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13.98 (9.13—16.00)</w:t>
            </w:r>
          </w:p>
        </w:tc>
      </w:tr>
      <w:tr w:rsidR="009662F5" w:rsidRPr="001A5E5F" w14:paraId="6784AADA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6543916E" w14:textId="6091DD5B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 xml:space="preserve">Avg daily dose buprenorphine </w:t>
            </w:r>
            <w:ins w:id="29" w:author="Sundermann, Alexandra C" w:date="2026-01-21T16:17:00Z" w16du:dateUtc="2026-01-21T22:17:00Z">
              <w:r w:rsidR="00902888">
                <w:rPr>
                  <w:color w:val="000000"/>
                  <w:sz w:val="20"/>
                  <w:szCs w:val="20"/>
                </w:rPr>
                <w:t>ante</w:t>
              </w:r>
            </w:ins>
            <w:del w:id="30" w:author="Sundermann, Alexandra C" w:date="2026-01-21T16:17:00Z" w16du:dateUtc="2026-01-21T22:17:00Z">
              <w:r w:rsidRPr="001A5E5F" w:rsidDel="00902888">
                <w:rPr>
                  <w:color w:val="000000"/>
                  <w:sz w:val="20"/>
                  <w:szCs w:val="20"/>
                </w:rPr>
                <w:delText>pre</w:delText>
              </w:r>
            </w:del>
            <w:r w:rsidRPr="001A5E5F">
              <w:rPr>
                <w:color w:val="000000"/>
                <w:sz w:val="20"/>
                <w:szCs w:val="20"/>
              </w:rPr>
              <w:t>partum (mg)</w:t>
            </w:r>
            <w:r w:rsidRPr="001A5E5F">
              <w:rPr>
                <w:sz w:val="20"/>
                <w:szCs w:val="20"/>
                <w:vertAlign w:val="superscript"/>
              </w:rPr>
              <w:t xml:space="preserve"> c</w:t>
            </w:r>
          </w:p>
        </w:tc>
        <w:tc>
          <w:tcPr>
            <w:tcW w:w="2398" w:type="dxa"/>
            <w:noWrap/>
            <w:vAlign w:val="bottom"/>
          </w:tcPr>
          <w:p w14:paraId="6C2F23FE" w14:textId="7E96E4E8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14.12 (8.00—16.00)</w:t>
            </w:r>
          </w:p>
        </w:tc>
      </w:tr>
      <w:tr w:rsidR="009662F5" w:rsidRPr="001A5E5F" w14:paraId="3B912D6B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679B5678" w14:textId="149CC3BB" w:rsidR="009662F5" w:rsidRPr="001A5E5F" w:rsidRDefault="009662F5" w:rsidP="009662F5">
            <w:pPr>
              <w:rPr>
                <w:color w:val="000000"/>
                <w:sz w:val="20"/>
                <w:szCs w:val="20"/>
              </w:rPr>
            </w:pPr>
            <w:commentRangeStart w:id="31"/>
            <w:r w:rsidRPr="001A5E5F">
              <w:rPr>
                <w:color w:val="000000"/>
                <w:sz w:val="20"/>
                <w:szCs w:val="20"/>
              </w:rPr>
              <w:t>Avg daily dose buprenorphine postpartum (mg)</w:t>
            </w:r>
            <w:r w:rsidRPr="001A5E5F">
              <w:rPr>
                <w:sz w:val="20"/>
                <w:szCs w:val="20"/>
                <w:vertAlign w:val="superscript"/>
              </w:rPr>
              <w:t xml:space="preserve"> c</w:t>
            </w:r>
            <w:commentRangeEnd w:id="31"/>
            <w:r w:rsidR="003172F9" w:rsidRPr="001A5E5F">
              <w:rPr>
                <w:rStyle w:val="CommentReference"/>
                <w:color w:val="000000"/>
                <w:sz w:val="20"/>
                <w:szCs w:val="20"/>
              </w:rPr>
              <w:commentReference w:id="31"/>
            </w:r>
          </w:p>
        </w:tc>
        <w:tc>
          <w:tcPr>
            <w:tcW w:w="2398" w:type="dxa"/>
            <w:noWrap/>
            <w:vAlign w:val="bottom"/>
          </w:tcPr>
          <w:p w14:paraId="4D511B4D" w14:textId="78112DCB" w:rsidR="009662F5" w:rsidRPr="001A5E5F" w:rsidRDefault="009662F5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9.71 (4.00—16.00)</w:t>
            </w:r>
          </w:p>
        </w:tc>
      </w:tr>
      <w:tr w:rsidR="00925AD9" w:rsidRPr="001A5E5F" w14:paraId="2FCE66CC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1C2E9EAF" w14:textId="4DB016FB" w:rsidR="00925AD9" w:rsidRPr="001A5E5F" w:rsidRDefault="00925AD9" w:rsidP="009662F5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A5E5F">
              <w:rPr>
                <w:b/>
                <w:bCs/>
                <w:color w:val="000000"/>
                <w:sz w:val="20"/>
                <w:szCs w:val="20"/>
              </w:rPr>
              <w:t>MOUD type</w:t>
            </w:r>
          </w:p>
        </w:tc>
        <w:tc>
          <w:tcPr>
            <w:tcW w:w="2398" w:type="dxa"/>
            <w:noWrap/>
            <w:vAlign w:val="bottom"/>
          </w:tcPr>
          <w:p w14:paraId="438A6841" w14:textId="66310398" w:rsidR="00925AD9" w:rsidRPr="001A5E5F" w:rsidRDefault="00925AD9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No. (%)</w:t>
            </w:r>
          </w:p>
        </w:tc>
      </w:tr>
      <w:tr w:rsidR="00D3795B" w:rsidRPr="001A5E5F" w14:paraId="0F87A529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6ECA4460" w14:textId="4860DC8B" w:rsidR="00D3795B" w:rsidRPr="001A5E5F" w:rsidRDefault="00D3795B" w:rsidP="009662F5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 xml:space="preserve">       Buprenorphine only </w:t>
            </w:r>
          </w:p>
        </w:tc>
        <w:tc>
          <w:tcPr>
            <w:tcW w:w="2398" w:type="dxa"/>
            <w:noWrap/>
            <w:vAlign w:val="bottom"/>
          </w:tcPr>
          <w:p w14:paraId="60AE0877" w14:textId="2048DF88" w:rsidR="00D3795B" w:rsidRPr="001A5E5F" w:rsidRDefault="00D3795B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7197 (96.32)</w:t>
            </w:r>
          </w:p>
        </w:tc>
      </w:tr>
      <w:tr w:rsidR="00D3795B" w:rsidRPr="001A5E5F" w14:paraId="2854AE7D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569AAB18" w14:textId="23A52896" w:rsidR="00D3795B" w:rsidRPr="001A5E5F" w:rsidRDefault="00D3795B" w:rsidP="009662F5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Naltrexone only</w:t>
            </w:r>
          </w:p>
        </w:tc>
        <w:tc>
          <w:tcPr>
            <w:tcW w:w="2398" w:type="dxa"/>
            <w:noWrap/>
            <w:vAlign w:val="bottom"/>
          </w:tcPr>
          <w:p w14:paraId="06A2A305" w14:textId="6CECE783" w:rsidR="00D3795B" w:rsidRPr="001A5E5F" w:rsidRDefault="00D3795B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173 (2.32)</w:t>
            </w:r>
          </w:p>
        </w:tc>
      </w:tr>
      <w:tr w:rsidR="00D3795B" w:rsidRPr="001A5E5F" w14:paraId="01255334" w14:textId="77777777" w:rsidTr="002B751C">
        <w:trPr>
          <w:trHeight w:val="255"/>
        </w:trPr>
        <w:tc>
          <w:tcPr>
            <w:tcW w:w="5500" w:type="dxa"/>
            <w:noWrap/>
            <w:vAlign w:val="bottom"/>
          </w:tcPr>
          <w:p w14:paraId="5D61B26B" w14:textId="663562AA" w:rsidR="00D3795B" w:rsidRPr="001A5E5F" w:rsidRDefault="00D3795B" w:rsidP="009662F5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A5E5F">
              <w:rPr>
                <w:sz w:val="20"/>
                <w:szCs w:val="20"/>
              </w:rPr>
              <w:t>       Both</w:t>
            </w:r>
          </w:p>
        </w:tc>
        <w:tc>
          <w:tcPr>
            <w:tcW w:w="2398" w:type="dxa"/>
            <w:noWrap/>
            <w:vAlign w:val="bottom"/>
          </w:tcPr>
          <w:p w14:paraId="08069F99" w14:textId="6B1DE890" w:rsidR="00D3795B" w:rsidRPr="001A5E5F" w:rsidRDefault="00D3795B" w:rsidP="009662F5">
            <w:pPr>
              <w:jc w:val="right"/>
              <w:rPr>
                <w:color w:val="000000"/>
                <w:sz w:val="20"/>
                <w:szCs w:val="20"/>
              </w:rPr>
            </w:pPr>
            <w:r w:rsidRPr="001A5E5F">
              <w:rPr>
                <w:color w:val="000000"/>
                <w:sz w:val="20"/>
                <w:szCs w:val="20"/>
              </w:rPr>
              <w:t>102 (1.37)</w:t>
            </w:r>
          </w:p>
        </w:tc>
      </w:tr>
    </w:tbl>
    <w:p w14:paraId="4D38A934" w14:textId="77777777" w:rsidR="00AD6AEE" w:rsidRPr="001A5E5F" w:rsidRDefault="00AD6AEE" w:rsidP="002B751C">
      <w:pPr>
        <w:contextualSpacing/>
        <w:rPr>
          <w:sz w:val="20"/>
          <w:szCs w:val="20"/>
          <w:vertAlign w:val="superscript"/>
        </w:rPr>
      </w:pPr>
    </w:p>
    <w:p w14:paraId="15897A60" w14:textId="162CBC18" w:rsidR="00CE3C50" w:rsidRPr="001A5E5F" w:rsidRDefault="00CE3C50" w:rsidP="002B751C">
      <w:pPr>
        <w:contextualSpacing/>
        <w:rPr>
          <w:sz w:val="20"/>
          <w:szCs w:val="20"/>
        </w:rPr>
      </w:pPr>
      <w:r w:rsidRPr="001A5E5F">
        <w:rPr>
          <w:sz w:val="20"/>
          <w:szCs w:val="20"/>
          <w:vertAlign w:val="superscript"/>
        </w:rPr>
        <w:t>a</w:t>
      </w:r>
      <w:r w:rsidR="00AD6AEE" w:rsidRPr="001A5E5F">
        <w:rPr>
          <w:sz w:val="20"/>
          <w:szCs w:val="20"/>
          <w:vertAlign w:val="superscript"/>
        </w:rPr>
        <w:t xml:space="preserve"> </w:t>
      </w:r>
      <w:r w:rsidR="00AD6AEE" w:rsidRPr="001A5E5F">
        <w:rPr>
          <w:sz w:val="20"/>
          <w:szCs w:val="20"/>
        </w:rPr>
        <w:t>Medications excluded in dosage calculation: powder buprenorphine, sublocade, vivitrol (N=7394)</w:t>
      </w:r>
    </w:p>
    <w:p w14:paraId="56127106" w14:textId="265FEA42" w:rsidR="00CE3C50" w:rsidRPr="001A5E5F" w:rsidRDefault="00CE3C50" w:rsidP="002B751C">
      <w:pPr>
        <w:contextualSpacing/>
        <w:rPr>
          <w:sz w:val="20"/>
          <w:szCs w:val="20"/>
        </w:rPr>
      </w:pPr>
      <w:r w:rsidRPr="001A5E5F">
        <w:rPr>
          <w:sz w:val="20"/>
          <w:szCs w:val="20"/>
          <w:vertAlign w:val="superscript"/>
        </w:rPr>
        <w:lastRenderedPageBreak/>
        <w:t>b</w:t>
      </w:r>
      <w:r w:rsidR="00AD6AEE" w:rsidRPr="001A5E5F">
        <w:rPr>
          <w:sz w:val="20"/>
          <w:szCs w:val="20"/>
        </w:rPr>
        <w:t xml:space="preserve"> Excluded </w:t>
      </w:r>
      <w:r w:rsidR="00BE1003" w:rsidRPr="001A5E5F">
        <w:rPr>
          <w:sz w:val="20"/>
          <w:szCs w:val="20"/>
        </w:rPr>
        <w:t>individuals</w:t>
      </w:r>
      <w:r w:rsidR="00AD6AEE" w:rsidRPr="001A5E5F">
        <w:rPr>
          <w:sz w:val="20"/>
          <w:szCs w:val="20"/>
        </w:rPr>
        <w:t xml:space="preserve"> who received naltrexone (N=7299)</w:t>
      </w:r>
    </w:p>
    <w:p w14:paraId="63A9D555" w14:textId="6394BD08" w:rsidR="00740050" w:rsidRDefault="00CE3C50" w:rsidP="002B751C">
      <w:pPr>
        <w:contextualSpacing/>
      </w:pPr>
      <w:r w:rsidRPr="001A5E5F">
        <w:rPr>
          <w:sz w:val="20"/>
          <w:szCs w:val="20"/>
          <w:vertAlign w:val="superscript"/>
        </w:rPr>
        <w:t>c</w:t>
      </w:r>
      <w:r w:rsidR="00AD6AEE" w:rsidRPr="001A5E5F">
        <w:rPr>
          <w:sz w:val="20"/>
          <w:szCs w:val="20"/>
          <w:vertAlign w:val="superscript"/>
        </w:rPr>
        <w:t xml:space="preserve"> </w:t>
      </w:r>
      <w:r w:rsidR="00BE1003" w:rsidRPr="001A5E5F">
        <w:rPr>
          <w:sz w:val="20"/>
          <w:szCs w:val="20"/>
        </w:rPr>
        <w:t>Excluded individual who only received subcutaneous injections in dosage calculation (N=7298)</w:t>
      </w:r>
      <w:r w:rsidR="00740050">
        <w:br w:type="page"/>
      </w:r>
    </w:p>
    <w:p w14:paraId="2AEC97EC" w14:textId="25D09566" w:rsidR="00AE0186" w:rsidRDefault="00AE0186" w:rsidP="002B751C">
      <w:commentRangeStart w:id="32"/>
      <w:r w:rsidRPr="00AE0186">
        <w:lastRenderedPageBreak/>
        <w:t xml:space="preserve">Table 2. </w:t>
      </w:r>
      <w:commentRangeEnd w:id="32"/>
      <w:r w:rsidR="00C618AC" w:rsidRPr="00AE0186">
        <w:rPr>
          <w:rStyle w:val="CommentReference"/>
          <w:sz w:val="24"/>
          <w:szCs w:val="24"/>
        </w:rPr>
        <w:commentReference w:id="32"/>
      </w:r>
      <w:r w:rsidRPr="00AE0186">
        <w:t xml:space="preserve">Multivariable Cox Proportional Hazards model results predicting death and </w:t>
      </w:r>
      <w:r w:rsidR="00C84580">
        <w:t>overdose</w:t>
      </w:r>
    </w:p>
    <w:tbl>
      <w:tblPr>
        <w:tblW w:w="7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5"/>
        <w:gridCol w:w="711"/>
        <w:gridCol w:w="1170"/>
        <w:gridCol w:w="1236"/>
        <w:tblGridChange w:id="33">
          <w:tblGrid>
            <w:gridCol w:w="4855"/>
            <w:gridCol w:w="711"/>
            <w:gridCol w:w="1170"/>
            <w:gridCol w:w="1236"/>
          </w:tblGrid>
        </w:tblGridChange>
      </w:tblGrid>
      <w:tr w:rsidR="002D0FB9" w:rsidRPr="002D0FB9" w14:paraId="4F66E7EE" w14:textId="77777777" w:rsidTr="002D0FB9">
        <w:trPr>
          <w:trHeight w:val="212"/>
        </w:trPr>
        <w:tc>
          <w:tcPr>
            <w:tcW w:w="4855" w:type="dxa"/>
            <w:noWrap/>
            <w:vAlign w:val="bottom"/>
            <w:hideMark/>
          </w:tcPr>
          <w:p w14:paraId="4A0AA570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711" w:type="dxa"/>
            <w:noWrap/>
            <w:vAlign w:val="bottom"/>
            <w:hideMark/>
          </w:tcPr>
          <w:p w14:paraId="15798E96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HR</w:t>
            </w:r>
          </w:p>
        </w:tc>
        <w:tc>
          <w:tcPr>
            <w:tcW w:w="1170" w:type="dxa"/>
            <w:noWrap/>
            <w:vAlign w:val="bottom"/>
            <w:hideMark/>
          </w:tcPr>
          <w:p w14:paraId="735FBC3F" w14:textId="77777777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236" w:type="dxa"/>
            <w:noWrap/>
            <w:vAlign w:val="bottom"/>
            <w:hideMark/>
          </w:tcPr>
          <w:p w14:paraId="3AC5C016" w14:textId="77777777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p-value</w:t>
            </w:r>
          </w:p>
        </w:tc>
      </w:tr>
      <w:tr w:rsidR="002D0FB9" w:rsidRPr="002D0FB9" w14:paraId="275C7894" w14:textId="77777777" w:rsidTr="002D0FB9">
        <w:trPr>
          <w:trHeight w:val="212"/>
        </w:trPr>
        <w:tc>
          <w:tcPr>
            <w:tcW w:w="4855" w:type="dxa"/>
            <w:noWrap/>
            <w:vAlign w:val="bottom"/>
            <w:hideMark/>
          </w:tcPr>
          <w:p w14:paraId="39DC6A6E" w14:textId="3DC14AB3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commentRangeStart w:id="34"/>
            <w:r w:rsidRPr="002D0FB9">
              <w:rPr>
                <w:color w:val="000000"/>
                <w:sz w:val="22"/>
                <w:szCs w:val="22"/>
              </w:rPr>
              <w:t xml:space="preserve">Total days' supply MOUD: </w:t>
            </w:r>
            <w:del w:id="35" w:author="Sundermann, Alexandra C" w:date="2026-01-21T16:46:00Z" w16du:dateUtc="2026-01-21T22:46:00Z">
              <w:r w:rsidRPr="002D0FB9" w:rsidDel="00E523D6">
                <w:rPr>
                  <w:color w:val="000000"/>
                  <w:sz w:val="22"/>
                  <w:szCs w:val="22"/>
                </w:rPr>
                <w:delText>31 vs 1</w:delText>
              </w:r>
            </w:del>
            <w:ins w:id="36" w:author="Sundermann, Alexandra C" w:date="2026-01-21T16:46:00Z" w16du:dateUtc="2026-01-21T22:46:00Z">
              <w:r w:rsidR="00E523D6">
                <w:rPr>
                  <w:color w:val="000000"/>
                  <w:sz w:val="22"/>
                  <w:szCs w:val="22"/>
                </w:rPr>
                <w:t>30-day difference in prescription length</w:t>
              </w:r>
            </w:ins>
            <w:del w:id="37" w:author="Sundermann, Alexandra C" w:date="2026-01-21T16:46:00Z" w16du:dateUtc="2026-01-21T22:46:00Z">
              <w:r w:rsidRPr="002D0FB9" w:rsidDel="00C618AC">
                <w:rPr>
                  <w:color w:val="000000"/>
                  <w:sz w:val="22"/>
                  <w:szCs w:val="22"/>
                </w:rPr>
                <w:delText xml:space="preserve"> (Ref)</w:delText>
              </w:r>
            </w:del>
          </w:p>
        </w:tc>
        <w:tc>
          <w:tcPr>
            <w:tcW w:w="711" w:type="dxa"/>
            <w:noWrap/>
            <w:vAlign w:val="bottom"/>
            <w:hideMark/>
          </w:tcPr>
          <w:p w14:paraId="57EBD70D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0.83</w:t>
            </w:r>
          </w:p>
        </w:tc>
        <w:tc>
          <w:tcPr>
            <w:tcW w:w="1170" w:type="dxa"/>
            <w:noWrap/>
            <w:vAlign w:val="bottom"/>
            <w:hideMark/>
          </w:tcPr>
          <w:p w14:paraId="0DA5E671" w14:textId="568E29C6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0.7</w:t>
            </w:r>
            <w:r w:rsidR="0021008B">
              <w:rPr>
                <w:color w:val="000000"/>
                <w:sz w:val="22"/>
                <w:szCs w:val="22"/>
              </w:rPr>
              <w:t>3</w:t>
            </w:r>
            <w:r w:rsidRPr="002D0FB9">
              <w:rPr>
                <w:color w:val="000000"/>
                <w:sz w:val="22"/>
                <w:szCs w:val="22"/>
              </w:rPr>
              <w:t>-0.9</w:t>
            </w:r>
            <w:r w:rsidR="0021008B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36" w:type="dxa"/>
            <w:noWrap/>
            <w:vAlign w:val="bottom"/>
            <w:hideMark/>
          </w:tcPr>
          <w:p w14:paraId="308632ED" w14:textId="76B25AA9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0.00</w:t>
            </w:r>
            <w:r w:rsidR="0021008B">
              <w:rPr>
                <w:color w:val="000000"/>
                <w:sz w:val="22"/>
                <w:szCs w:val="22"/>
              </w:rPr>
              <w:t>29</w:t>
            </w:r>
            <w:commentRangeEnd w:id="34"/>
            <w:r w:rsidR="00F93A7B" w:rsidRPr="002D0FB9">
              <w:rPr>
                <w:rStyle w:val="CommentReference"/>
                <w:color w:val="000000"/>
                <w:sz w:val="22"/>
                <w:szCs w:val="22"/>
              </w:rPr>
              <w:commentReference w:id="34"/>
            </w:r>
          </w:p>
        </w:tc>
      </w:tr>
      <w:tr w:rsidR="002D0FB9" w:rsidRPr="002D0FB9" w14:paraId="1D167A60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38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39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40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218A8E60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commentRangeStart w:id="41"/>
            <w:r w:rsidRPr="002D0FB9">
              <w:rPr>
                <w:color w:val="000000"/>
                <w:sz w:val="22"/>
                <w:szCs w:val="22"/>
              </w:rPr>
              <w:t xml:space="preserve">Year of delivery: </w:t>
            </w:r>
            <w:commentRangeStart w:id="42"/>
            <w:r w:rsidRPr="002D0FB9">
              <w:rPr>
                <w:color w:val="000000"/>
                <w:sz w:val="22"/>
                <w:szCs w:val="22"/>
              </w:rPr>
              <w:t>2018 vs 2016 (Ref)</w:t>
            </w:r>
            <w:commentRangeEnd w:id="41"/>
            <w:r w:rsidR="001E1DA8" w:rsidRPr="002D0FB9">
              <w:rPr>
                <w:rStyle w:val="CommentReference"/>
                <w:color w:val="000000"/>
                <w:sz w:val="22"/>
                <w:szCs w:val="22"/>
              </w:rPr>
              <w:commentReference w:id="41"/>
            </w:r>
            <w:commentRangeEnd w:id="42"/>
            <w:r w:rsidR="007B0976" w:rsidRPr="002D0FB9">
              <w:rPr>
                <w:rStyle w:val="CommentReference"/>
                <w:color w:val="000000"/>
                <w:sz w:val="22"/>
                <w:szCs w:val="22"/>
              </w:rPr>
              <w:commentReference w:id="42"/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43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5B84ACB9" w14:textId="2C809478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1.5</w:t>
            </w:r>
            <w:r w:rsidR="0021008B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44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0BE329B9" w14:textId="50E542FD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1.2</w:t>
            </w:r>
            <w:r w:rsidR="0021008B">
              <w:rPr>
                <w:color w:val="000000"/>
                <w:sz w:val="22"/>
                <w:szCs w:val="22"/>
              </w:rPr>
              <w:t>4</w:t>
            </w:r>
            <w:r w:rsidRPr="002D0FB9">
              <w:rPr>
                <w:color w:val="000000"/>
                <w:sz w:val="22"/>
                <w:szCs w:val="22"/>
              </w:rPr>
              <w:t>-1.82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45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24C462FE" w14:textId="77777777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&lt;0.0001</w:t>
            </w:r>
          </w:p>
        </w:tc>
      </w:tr>
      <w:tr w:rsidR="002D0FB9" w:rsidRPr="002D0FB9" w14:paraId="3C712E71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46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47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48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02616F06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commentRangeStart w:id="49"/>
            <w:r w:rsidRPr="002D0FB9">
              <w:rPr>
                <w:color w:val="000000"/>
                <w:sz w:val="22"/>
                <w:szCs w:val="22"/>
              </w:rPr>
              <w:t xml:space="preserve">Age at delivery: </w:t>
            </w:r>
            <w:commentRangeStart w:id="50"/>
            <w:r w:rsidRPr="002D0FB9">
              <w:rPr>
                <w:color w:val="000000"/>
                <w:sz w:val="22"/>
                <w:szCs w:val="22"/>
              </w:rPr>
              <w:t xml:space="preserve">31 vs 27 </w:t>
            </w:r>
            <w:commentRangeEnd w:id="50"/>
            <w:r w:rsidR="007B0976" w:rsidRPr="002D0FB9">
              <w:rPr>
                <w:rStyle w:val="CommentReference"/>
                <w:color w:val="000000"/>
                <w:sz w:val="22"/>
                <w:szCs w:val="22"/>
              </w:rPr>
              <w:commentReference w:id="50"/>
            </w:r>
            <w:r w:rsidRPr="002D0FB9">
              <w:rPr>
                <w:color w:val="000000"/>
                <w:sz w:val="22"/>
                <w:szCs w:val="22"/>
              </w:rPr>
              <w:t>(Ref)</w:t>
            </w:r>
            <w:commentRangeEnd w:id="49"/>
            <w:r w:rsidR="001E1DA8" w:rsidRPr="002D0FB9">
              <w:rPr>
                <w:rStyle w:val="CommentReference"/>
                <w:color w:val="000000"/>
                <w:sz w:val="22"/>
                <w:szCs w:val="22"/>
              </w:rPr>
              <w:commentReference w:id="49"/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51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6EECEADB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0.91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52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11FABDD0" w14:textId="77777777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0.78-1.07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53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5B508E55" w14:textId="7D302226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0.24</w:t>
            </w:r>
            <w:r w:rsidR="0021008B">
              <w:rPr>
                <w:color w:val="000000"/>
                <w:sz w:val="22"/>
                <w:szCs w:val="22"/>
              </w:rPr>
              <w:t>56</w:t>
            </w:r>
          </w:p>
        </w:tc>
      </w:tr>
      <w:tr w:rsidR="002D0FB9" w:rsidRPr="002D0FB9" w14:paraId="0D397E33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54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55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56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5D0F7D8A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commentRangeStart w:id="57"/>
            <w:r w:rsidRPr="002D0FB9">
              <w:rPr>
                <w:color w:val="000000"/>
                <w:sz w:val="22"/>
                <w:szCs w:val="22"/>
              </w:rPr>
              <w:t>Number of gestation weeks 37 vs 39 (Ref)</w:t>
            </w:r>
            <w:commentRangeEnd w:id="57"/>
            <w:r w:rsidR="001E1DA8" w:rsidRPr="002D0FB9">
              <w:rPr>
                <w:rStyle w:val="CommentReference"/>
                <w:color w:val="000000"/>
                <w:sz w:val="22"/>
                <w:szCs w:val="22"/>
              </w:rPr>
              <w:commentReference w:id="57"/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58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365004D4" w14:textId="100B9D64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1.0</w:t>
            </w:r>
            <w:r w:rsidR="007568D3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59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36D60FDC" w14:textId="40DEDAFF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0.93-1.2</w:t>
            </w:r>
            <w:r w:rsidR="007568D3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60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4D2B3267" w14:textId="121BA1BD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0.3</w:t>
            </w:r>
            <w:r w:rsidR="007568D3">
              <w:rPr>
                <w:color w:val="000000"/>
                <w:sz w:val="22"/>
                <w:szCs w:val="22"/>
              </w:rPr>
              <w:t>331</w:t>
            </w:r>
          </w:p>
        </w:tc>
      </w:tr>
      <w:tr w:rsidR="002D0FB9" w:rsidRPr="002D0FB9" w14:paraId="1DA4B357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61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62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63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71AB29C4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Cesarean delivery vs Vaginal delivery (Ref)</w:t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64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4E6E29BB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0.99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65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7343C991" w14:textId="77777777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0.68-1.45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66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0A98A954" w14:textId="60F3AA9F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0.9</w:t>
            </w:r>
            <w:r w:rsidR="007568D3">
              <w:rPr>
                <w:color w:val="000000"/>
                <w:sz w:val="22"/>
                <w:szCs w:val="22"/>
              </w:rPr>
              <w:t>764</w:t>
            </w:r>
          </w:p>
        </w:tc>
      </w:tr>
      <w:tr w:rsidR="002D0FB9" w:rsidRPr="002D0FB9" w14:paraId="1523A6CE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67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68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69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5280D072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 xml:space="preserve">Pain condition </w:t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70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32C975F7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0.79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71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75BF4252" w14:textId="6A16C1A5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0.54-1.1</w:t>
            </w:r>
            <w:r w:rsidR="007568D3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72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45602977" w14:textId="628DA274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0.23</w:t>
            </w:r>
            <w:r w:rsidR="007568D3">
              <w:rPr>
                <w:color w:val="000000"/>
                <w:sz w:val="22"/>
                <w:szCs w:val="22"/>
              </w:rPr>
              <w:t>50</w:t>
            </w:r>
          </w:p>
        </w:tc>
      </w:tr>
      <w:tr w:rsidR="002D0FB9" w:rsidRPr="002D0FB9" w14:paraId="7A229847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73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74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75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13C2E7E2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 xml:space="preserve">Alcohol or other substance use </w:t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76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374681AC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1.39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77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26E982A5" w14:textId="44F63372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0.9</w:t>
            </w:r>
            <w:r w:rsidR="007568D3">
              <w:rPr>
                <w:color w:val="000000"/>
                <w:sz w:val="22"/>
                <w:szCs w:val="22"/>
              </w:rPr>
              <w:t>6</w:t>
            </w:r>
            <w:r w:rsidRPr="002D0FB9">
              <w:rPr>
                <w:color w:val="000000"/>
                <w:sz w:val="22"/>
                <w:szCs w:val="22"/>
              </w:rPr>
              <w:t>-</w:t>
            </w:r>
            <w:r w:rsidR="007568D3">
              <w:rPr>
                <w:color w:val="000000"/>
                <w:sz w:val="22"/>
                <w:szCs w:val="22"/>
              </w:rPr>
              <w:t>1.99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78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6745C1A4" w14:textId="4EDA6162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0.0</w:t>
            </w:r>
            <w:r w:rsidR="007568D3">
              <w:rPr>
                <w:color w:val="000000"/>
                <w:sz w:val="22"/>
                <w:szCs w:val="22"/>
              </w:rPr>
              <w:t>800</w:t>
            </w:r>
          </w:p>
        </w:tc>
      </w:tr>
      <w:tr w:rsidR="002D0FB9" w:rsidRPr="002D0FB9" w14:paraId="61E957F5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79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80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81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1C38C49F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Benzodiazepine or anticonvulsant use</w:t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82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48DBBFBC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83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31575D13" w14:textId="77777777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0.92-2.21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84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7F9A6A34" w14:textId="4281D20A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0.11</w:t>
            </w:r>
            <w:r w:rsidR="007568D3">
              <w:rPr>
                <w:color w:val="000000"/>
                <w:sz w:val="22"/>
                <w:szCs w:val="22"/>
              </w:rPr>
              <w:t>22</w:t>
            </w:r>
          </w:p>
        </w:tc>
      </w:tr>
      <w:tr w:rsidR="002D0FB9" w:rsidRPr="002D0FB9" w14:paraId="5731D9A8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85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86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87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4FE030A3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 xml:space="preserve">Anxiety or depression </w:t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88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66B6C6DD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1.88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89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0CF7EA79" w14:textId="23AF2174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1.27-2.</w:t>
            </w:r>
            <w:r w:rsidR="007568D3"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90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1DEAE3CC" w14:textId="77777777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0.0016</w:t>
            </w:r>
          </w:p>
        </w:tc>
      </w:tr>
      <w:tr w:rsidR="002D0FB9" w:rsidRPr="002D0FB9" w14:paraId="1BD71B93" w14:textId="77777777" w:rsidTr="007B0976">
        <w:tblPrEx>
          <w:tblW w:w="79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1" w:author="Sundermann, Alexandra C" w:date="2026-01-21T17:07:00Z" w16du:dateUtc="2026-01-21T23:07:00Z">
            <w:tblPrEx>
              <w:tblW w:w="79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212"/>
          <w:trPrChange w:id="92" w:author="Sundermann, Alexandra C" w:date="2026-01-21T17:07:00Z" w16du:dateUtc="2026-01-21T23:07:00Z">
            <w:trPr>
              <w:trHeight w:val="212"/>
            </w:trPr>
          </w:trPrChange>
        </w:trPr>
        <w:tc>
          <w:tcPr>
            <w:tcW w:w="4855" w:type="dxa"/>
            <w:shd w:val="clear" w:color="auto" w:fill="FFFF00"/>
            <w:noWrap/>
            <w:vAlign w:val="bottom"/>
            <w:hideMark/>
            <w:tcPrChange w:id="93" w:author="Sundermann, Alexandra C" w:date="2026-01-21T17:07:00Z" w16du:dateUtc="2026-01-21T23:07:00Z">
              <w:tcPr>
                <w:tcW w:w="4855" w:type="dxa"/>
                <w:noWrap/>
                <w:vAlign w:val="bottom"/>
                <w:hideMark/>
              </w:tcPr>
            </w:tcPrChange>
          </w:tcPr>
          <w:p w14:paraId="2E77E5FD" w14:textId="77777777" w:rsidR="002D0FB9" w:rsidRPr="002D0FB9" w:rsidRDefault="002D0FB9" w:rsidP="002D0FB9">
            <w:pPr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Maternal morbidity</w:t>
            </w:r>
          </w:p>
        </w:tc>
        <w:tc>
          <w:tcPr>
            <w:tcW w:w="711" w:type="dxa"/>
            <w:shd w:val="clear" w:color="auto" w:fill="FFFF00"/>
            <w:noWrap/>
            <w:vAlign w:val="bottom"/>
            <w:hideMark/>
            <w:tcPrChange w:id="94" w:author="Sundermann, Alexandra C" w:date="2026-01-21T17:07:00Z" w16du:dateUtc="2026-01-21T23:07:00Z">
              <w:tcPr>
                <w:tcW w:w="711" w:type="dxa"/>
                <w:noWrap/>
                <w:vAlign w:val="bottom"/>
                <w:hideMark/>
              </w:tcPr>
            </w:tcPrChange>
          </w:tcPr>
          <w:p w14:paraId="48BEDA39" w14:textId="77777777" w:rsidR="002D0FB9" w:rsidRPr="002D0FB9" w:rsidRDefault="002D0FB9" w:rsidP="002D0FB9">
            <w:pPr>
              <w:jc w:val="center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170" w:type="dxa"/>
            <w:shd w:val="clear" w:color="auto" w:fill="FFFF00"/>
            <w:noWrap/>
            <w:vAlign w:val="bottom"/>
            <w:hideMark/>
            <w:tcPrChange w:id="95" w:author="Sundermann, Alexandra C" w:date="2026-01-21T17:07:00Z" w16du:dateUtc="2026-01-21T23:07:00Z">
              <w:tcPr>
                <w:tcW w:w="1170" w:type="dxa"/>
                <w:noWrap/>
                <w:vAlign w:val="bottom"/>
                <w:hideMark/>
              </w:tcPr>
            </w:tcPrChange>
          </w:tcPr>
          <w:p w14:paraId="5CC6A934" w14:textId="01472384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0.48-2.</w:t>
            </w:r>
            <w:r w:rsidR="007568D3">
              <w:rPr>
                <w:color w:val="000000"/>
                <w:sz w:val="22"/>
                <w:szCs w:val="22"/>
              </w:rPr>
              <w:t>09</w:t>
            </w:r>
          </w:p>
        </w:tc>
        <w:tc>
          <w:tcPr>
            <w:tcW w:w="1236" w:type="dxa"/>
            <w:shd w:val="clear" w:color="auto" w:fill="FFFF00"/>
            <w:noWrap/>
            <w:vAlign w:val="bottom"/>
            <w:hideMark/>
            <w:tcPrChange w:id="96" w:author="Sundermann, Alexandra C" w:date="2026-01-21T17:07:00Z" w16du:dateUtc="2026-01-21T23:07:00Z">
              <w:tcPr>
                <w:tcW w:w="1236" w:type="dxa"/>
                <w:noWrap/>
                <w:vAlign w:val="bottom"/>
                <w:hideMark/>
              </w:tcPr>
            </w:tcPrChange>
          </w:tcPr>
          <w:p w14:paraId="4C560A54" w14:textId="22AAD4CC" w:rsidR="002D0FB9" w:rsidRPr="002D0FB9" w:rsidRDefault="002D0FB9" w:rsidP="002D0FB9">
            <w:pPr>
              <w:jc w:val="right"/>
              <w:rPr>
                <w:color w:val="000000"/>
                <w:sz w:val="22"/>
                <w:szCs w:val="22"/>
              </w:rPr>
            </w:pPr>
            <w:r w:rsidRPr="002D0FB9">
              <w:rPr>
                <w:color w:val="000000"/>
                <w:sz w:val="22"/>
                <w:szCs w:val="22"/>
              </w:rPr>
              <w:t>0.99</w:t>
            </w:r>
            <w:r w:rsidR="007568D3">
              <w:rPr>
                <w:color w:val="000000"/>
                <w:sz w:val="22"/>
                <w:szCs w:val="22"/>
              </w:rPr>
              <w:t>77</w:t>
            </w:r>
          </w:p>
        </w:tc>
      </w:tr>
    </w:tbl>
    <w:p w14:paraId="7A0307D4" w14:textId="77777777" w:rsidR="00C84580" w:rsidRDefault="00C84580" w:rsidP="002B751C">
      <w:pPr>
        <w:contextualSpacing/>
      </w:pPr>
    </w:p>
    <w:p w14:paraId="547765FC" w14:textId="18B322C8" w:rsidR="00080C38" w:rsidRPr="00080C38" w:rsidRDefault="00080C38" w:rsidP="002B751C">
      <w:pPr>
        <w:contextualSpacing/>
        <w:rPr>
          <w:sz w:val="20"/>
          <w:szCs w:val="20"/>
        </w:rPr>
      </w:pPr>
      <w:r w:rsidRPr="00080C38">
        <w:rPr>
          <w:sz w:val="20"/>
          <w:szCs w:val="20"/>
        </w:rPr>
        <w:t>Abbreviations</w:t>
      </w:r>
    </w:p>
    <w:p w14:paraId="5477D9E4" w14:textId="7258F566" w:rsidR="00080C38" w:rsidRPr="00080C38" w:rsidRDefault="00080C38" w:rsidP="002B751C">
      <w:pPr>
        <w:contextualSpacing/>
        <w:rPr>
          <w:sz w:val="20"/>
          <w:szCs w:val="20"/>
        </w:rPr>
      </w:pPr>
      <w:r w:rsidRPr="00080C38">
        <w:rPr>
          <w:sz w:val="20"/>
          <w:szCs w:val="20"/>
        </w:rPr>
        <w:t>HR: Hazard Ratio</w:t>
      </w:r>
    </w:p>
    <w:p w14:paraId="6503EDB5" w14:textId="4E16F7D4" w:rsidR="00080C38" w:rsidRDefault="00080C38" w:rsidP="002B751C">
      <w:pPr>
        <w:contextualSpacing/>
        <w:rPr>
          <w:sz w:val="20"/>
          <w:szCs w:val="20"/>
        </w:rPr>
      </w:pPr>
      <w:r w:rsidRPr="00080C38">
        <w:rPr>
          <w:sz w:val="20"/>
          <w:szCs w:val="20"/>
        </w:rPr>
        <w:t>CI: Confidence interval</w:t>
      </w:r>
    </w:p>
    <w:p w14:paraId="051F473C" w14:textId="7A7B7394" w:rsidR="00440E85" w:rsidRDefault="00440E85" w:rsidP="002B751C">
      <w:pPr>
        <w:contextualSpacing/>
        <w:rPr>
          <w:sz w:val="20"/>
          <w:szCs w:val="20"/>
        </w:rPr>
      </w:pPr>
      <w:r>
        <w:rPr>
          <w:sz w:val="20"/>
          <w:szCs w:val="20"/>
        </w:rPr>
        <w:t>MOUD: Medications for Opioid Use Disorder</w:t>
      </w:r>
    </w:p>
    <w:p w14:paraId="48B82720" w14:textId="77777777" w:rsidR="00DA5522" w:rsidRDefault="00DA5522" w:rsidP="002B751C">
      <w:pPr>
        <w:contextualSpacing/>
        <w:rPr>
          <w:sz w:val="20"/>
          <w:szCs w:val="20"/>
        </w:rPr>
      </w:pPr>
    </w:p>
    <w:p w14:paraId="346A4249" w14:textId="6B7DAEED" w:rsidR="00DA5522" w:rsidRDefault="00DA552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5566460" w14:textId="6079C922" w:rsidR="00DA5522" w:rsidRDefault="00DA5522" w:rsidP="00DA5522">
      <w:commentRangeStart w:id="97"/>
      <w:commentRangeStart w:id="98"/>
      <w:r>
        <w:lastRenderedPageBreak/>
        <w:t xml:space="preserve">Table 3. </w:t>
      </w:r>
      <w:r w:rsidRPr="00AE0186">
        <w:t xml:space="preserve">Multivariable Cox Proportional Hazards model results predicting death and </w:t>
      </w:r>
      <w:r>
        <w:t>overdose by timing of MOUD receipt</w:t>
      </w:r>
      <w:commentRangeEnd w:id="98"/>
      <w:r w:rsidR="00587991">
        <w:rPr>
          <w:rStyle w:val="CommentReference"/>
          <w:sz w:val="24"/>
          <w:szCs w:val="24"/>
        </w:rPr>
        <w:commentReference w:id="98"/>
      </w:r>
      <w:commentRangeEnd w:id="97"/>
      <w:r w:rsidR="00470F32">
        <w:rPr>
          <w:rStyle w:val="CommentReference"/>
          <w:sz w:val="24"/>
          <w:szCs w:val="24"/>
        </w:rPr>
        <w:commentReference w:id="97"/>
      </w:r>
    </w:p>
    <w:tbl>
      <w:tblPr>
        <w:tblpPr w:leftFromText="180" w:rightFromText="180" w:vertAnchor="page" w:horzAnchor="margin" w:tblpXSpec="center" w:tblpY="2255"/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720"/>
        <w:gridCol w:w="1080"/>
        <w:gridCol w:w="989"/>
        <w:gridCol w:w="811"/>
        <w:gridCol w:w="1170"/>
        <w:gridCol w:w="1012"/>
      </w:tblGrid>
      <w:tr w:rsidR="00E01C39" w:rsidRPr="00E01C39" w14:paraId="71AFDDCB" w14:textId="77777777" w:rsidTr="00F07749">
        <w:trPr>
          <w:trHeight w:val="290"/>
        </w:trPr>
        <w:tc>
          <w:tcPr>
            <w:tcW w:w="5035" w:type="dxa"/>
            <w:noWrap/>
            <w:vAlign w:val="bottom"/>
          </w:tcPr>
          <w:p w14:paraId="3877720A" w14:textId="77777777" w:rsidR="00E01C39" w:rsidRPr="00E01C39" w:rsidRDefault="00E01C39" w:rsidP="00E01C3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89" w:type="dxa"/>
            <w:gridSpan w:val="3"/>
            <w:noWrap/>
            <w:vAlign w:val="bottom"/>
          </w:tcPr>
          <w:p w14:paraId="0CAA6C38" w14:textId="341E38EB" w:rsidR="00E01C39" w:rsidRPr="00E01C39" w:rsidRDefault="00E01C39" w:rsidP="00E01C3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Model with timing only</w:t>
            </w:r>
          </w:p>
        </w:tc>
        <w:tc>
          <w:tcPr>
            <w:tcW w:w="2993" w:type="dxa"/>
            <w:gridSpan w:val="3"/>
            <w:noWrap/>
            <w:vAlign w:val="bottom"/>
          </w:tcPr>
          <w:p w14:paraId="2C952B6E" w14:textId="7B945A01" w:rsidR="00E01C39" w:rsidRPr="00E01C39" w:rsidRDefault="00E01C39" w:rsidP="00E01C3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Model with timing and days</w:t>
            </w:r>
          </w:p>
        </w:tc>
      </w:tr>
      <w:tr w:rsidR="00F07749" w:rsidRPr="00E01C39" w14:paraId="16796401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43788007" w14:textId="77777777" w:rsidR="00F07749" w:rsidRPr="00E01C39" w:rsidRDefault="00F07749" w:rsidP="00F07749">
            <w:pPr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720" w:type="dxa"/>
            <w:noWrap/>
            <w:vAlign w:val="bottom"/>
            <w:hideMark/>
          </w:tcPr>
          <w:p w14:paraId="00D45873" w14:textId="77777777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HR</w:t>
            </w:r>
          </w:p>
        </w:tc>
        <w:tc>
          <w:tcPr>
            <w:tcW w:w="1080" w:type="dxa"/>
            <w:noWrap/>
            <w:vAlign w:val="bottom"/>
            <w:hideMark/>
          </w:tcPr>
          <w:p w14:paraId="6D51E753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989" w:type="dxa"/>
            <w:noWrap/>
            <w:vAlign w:val="bottom"/>
            <w:hideMark/>
          </w:tcPr>
          <w:p w14:paraId="7A245A27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811" w:type="dxa"/>
            <w:noWrap/>
            <w:vAlign w:val="bottom"/>
            <w:hideMark/>
          </w:tcPr>
          <w:p w14:paraId="5FA39143" w14:textId="57C35DD1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1170" w:type="dxa"/>
            <w:noWrap/>
            <w:vAlign w:val="bottom"/>
            <w:hideMark/>
          </w:tcPr>
          <w:p w14:paraId="2108A45D" w14:textId="12E38F81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95% CI</w:t>
            </w:r>
          </w:p>
        </w:tc>
        <w:tc>
          <w:tcPr>
            <w:tcW w:w="1012" w:type="dxa"/>
            <w:noWrap/>
            <w:vAlign w:val="bottom"/>
            <w:hideMark/>
          </w:tcPr>
          <w:p w14:paraId="63964246" w14:textId="3CDA8DE6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p-value</w:t>
            </w:r>
          </w:p>
        </w:tc>
      </w:tr>
      <w:tr w:rsidR="00F07749" w:rsidRPr="00E01C39" w14:paraId="56EAD27A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49FE3568" w14:textId="036385F9" w:rsidR="00F07749" w:rsidRPr="00E01C39" w:rsidRDefault="00F07749" w:rsidP="00F07749">
            <w:pPr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Total days' supply MOUD</w:t>
            </w:r>
            <w:ins w:id="99" w:author="Sundermann, Alexandra C" w:date="2026-01-21T16:49:00Z" w16du:dateUtc="2026-01-21T22:49:00Z">
              <w:r w:rsidR="001E1DA8">
                <w:rPr>
                  <w:color w:val="000000"/>
                  <w:sz w:val="22"/>
                  <w:szCs w:val="22"/>
                </w:rPr>
                <w:t>: 30-day difference in exposure length</w:t>
              </w:r>
            </w:ins>
            <w:del w:id="100" w:author="Sundermann, Alexandra C" w:date="2026-01-21T16:49:00Z" w16du:dateUtc="2026-01-21T22:49:00Z">
              <w:r w:rsidRPr="00E01C39" w:rsidDel="001E1DA8">
                <w:rPr>
                  <w:color w:val="000000"/>
                  <w:sz w:val="22"/>
                  <w:szCs w:val="22"/>
                </w:rPr>
                <w:delText>: 31 vs 1 (Ref)</w:delText>
              </w:r>
            </w:del>
          </w:p>
        </w:tc>
        <w:tc>
          <w:tcPr>
            <w:tcW w:w="720" w:type="dxa"/>
            <w:noWrap/>
            <w:vAlign w:val="bottom"/>
            <w:hideMark/>
          </w:tcPr>
          <w:p w14:paraId="3853B5B7" w14:textId="77777777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noWrap/>
            <w:vAlign w:val="bottom"/>
            <w:hideMark/>
          </w:tcPr>
          <w:p w14:paraId="7E6F0CA3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989" w:type="dxa"/>
            <w:noWrap/>
            <w:vAlign w:val="bottom"/>
            <w:hideMark/>
          </w:tcPr>
          <w:p w14:paraId="0544BD48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811" w:type="dxa"/>
            <w:noWrap/>
            <w:vAlign w:val="bottom"/>
            <w:hideMark/>
          </w:tcPr>
          <w:p w14:paraId="391E3492" w14:textId="55FE569F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0.87</w:t>
            </w:r>
          </w:p>
        </w:tc>
        <w:tc>
          <w:tcPr>
            <w:tcW w:w="1170" w:type="dxa"/>
            <w:noWrap/>
            <w:vAlign w:val="bottom"/>
            <w:hideMark/>
          </w:tcPr>
          <w:p w14:paraId="56D38E78" w14:textId="194DF365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0.72-1.05</w:t>
            </w:r>
          </w:p>
        </w:tc>
        <w:tc>
          <w:tcPr>
            <w:tcW w:w="1012" w:type="dxa"/>
            <w:noWrap/>
            <w:vAlign w:val="bottom"/>
            <w:hideMark/>
          </w:tcPr>
          <w:p w14:paraId="0D0D6BBC" w14:textId="51743F6B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0.1432</w:t>
            </w:r>
          </w:p>
        </w:tc>
      </w:tr>
      <w:tr w:rsidR="00F07749" w:rsidRPr="00E01C39" w14:paraId="7CE9E3C6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09998198" w14:textId="77777777" w:rsidR="00F07749" w:rsidRPr="00E01C39" w:rsidRDefault="00F07749" w:rsidP="00F07749">
            <w:pPr>
              <w:rPr>
                <w:color w:val="000000"/>
                <w:sz w:val="22"/>
                <w:szCs w:val="22"/>
              </w:rPr>
            </w:pPr>
            <w:commentRangeStart w:id="101"/>
            <w:r w:rsidRPr="00E01C39">
              <w:rPr>
                <w:color w:val="000000"/>
                <w:sz w:val="22"/>
                <w:szCs w:val="22"/>
              </w:rPr>
              <w:t xml:space="preserve">MOUD timing </w:t>
            </w:r>
            <w:commentRangeEnd w:id="101"/>
            <w:r w:rsidR="00587991" w:rsidRPr="00E01C39">
              <w:rPr>
                <w:rStyle w:val="CommentReference"/>
                <w:color w:val="000000"/>
                <w:sz w:val="22"/>
                <w:szCs w:val="22"/>
              </w:rPr>
              <w:commentReference w:id="101"/>
            </w:r>
          </w:p>
        </w:tc>
        <w:tc>
          <w:tcPr>
            <w:tcW w:w="720" w:type="dxa"/>
            <w:noWrap/>
            <w:vAlign w:val="bottom"/>
            <w:hideMark/>
          </w:tcPr>
          <w:p w14:paraId="610D4D94" w14:textId="77777777" w:rsidR="00F07749" w:rsidRPr="00E01C39" w:rsidRDefault="00F07749" w:rsidP="00F0774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6660ACB" w14:textId="77777777" w:rsidR="00F07749" w:rsidRPr="00E01C39" w:rsidRDefault="00F07749" w:rsidP="00F0774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89" w:type="dxa"/>
            <w:noWrap/>
            <w:vAlign w:val="bottom"/>
            <w:hideMark/>
          </w:tcPr>
          <w:p w14:paraId="23B8FA65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0.0264</w:t>
            </w:r>
          </w:p>
        </w:tc>
        <w:tc>
          <w:tcPr>
            <w:tcW w:w="811" w:type="dxa"/>
            <w:noWrap/>
            <w:vAlign w:val="bottom"/>
            <w:hideMark/>
          </w:tcPr>
          <w:p w14:paraId="0A6AB6B5" w14:textId="77777777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noWrap/>
            <w:vAlign w:val="bottom"/>
            <w:hideMark/>
          </w:tcPr>
          <w:p w14:paraId="3AEFF234" w14:textId="77777777" w:rsidR="00F07749" w:rsidRPr="00E01C39" w:rsidRDefault="00F07749" w:rsidP="00F0774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012" w:type="dxa"/>
            <w:noWrap/>
            <w:vAlign w:val="bottom"/>
            <w:hideMark/>
          </w:tcPr>
          <w:p w14:paraId="222B946D" w14:textId="469916BF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0.787</w:t>
            </w:r>
            <w:r w:rsidR="006B4121">
              <w:rPr>
                <w:rFonts w:hint="eastAsia"/>
                <w:color w:val="000000"/>
              </w:rPr>
              <w:t>0</w:t>
            </w:r>
          </w:p>
        </w:tc>
      </w:tr>
      <w:tr w:rsidR="00F07749" w:rsidRPr="00E01C39" w14:paraId="2BC08246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33D41C64" w14:textId="7AFBF507" w:rsidR="00F07749" w:rsidRPr="00E01C39" w:rsidRDefault="00F07749" w:rsidP="00F07749">
            <w:pPr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 xml:space="preserve">     Only </w:t>
            </w:r>
            <w:ins w:id="102" w:author="Sundermann, Alexandra C" w:date="2026-01-21T16:17:00Z" w16du:dateUtc="2026-01-21T22:17:00Z">
              <w:r w:rsidR="00902888">
                <w:rPr>
                  <w:color w:val="000000"/>
                  <w:sz w:val="22"/>
                  <w:szCs w:val="22"/>
                </w:rPr>
                <w:t>ante</w:t>
              </w:r>
            </w:ins>
            <w:del w:id="103" w:author="Sundermann, Alexandra C" w:date="2026-01-21T16:17:00Z" w16du:dateUtc="2026-01-21T22:17:00Z">
              <w:r w:rsidRPr="00E01C39" w:rsidDel="00902888">
                <w:rPr>
                  <w:color w:val="000000"/>
                  <w:sz w:val="22"/>
                  <w:szCs w:val="22"/>
                </w:rPr>
                <w:delText>pre</w:delText>
              </w:r>
            </w:del>
            <w:r w:rsidRPr="00E01C39">
              <w:rPr>
                <w:color w:val="000000"/>
                <w:sz w:val="22"/>
                <w:szCs w:val="22"/>
              </w:rPr>
              <w:t xml:space="preserve">partum vs Both </w:t>
            </w:r>
            <w:ins w:id="104" w:author="Sundermann, Alexandra C" w:date="2026-01-21T16:50:00Z" w16du:dateUtc="2026-01-21T22:50:00Z">
              <w:r w:rsidR="001E1DA8">
                <w:rPr>
                  <w:color w:val="000000"/>
                  <w:sz w:val="22"/>
                  <w:szCs w:val="22"/>
                </w:rPr>
                <w:t>ante</w:t>
              </w:r>
            </w:ins>
            <w:del w:id="105" w:author="Sundermann, Alexandra C" w:date="2026-01-21T16:50:00Z" w16du:dateUtc="2026-01-21T22:50:00Z">
              <w:r w:rsidRPr="00E01C39" w:rsidDel="001E1DA8">
                <w:rPr>
                  <w:color w:val="000000"/>
                  <w:sz w:val="22"/>
                  <w:szCs w:val="22"/>
                </w:rPr>
                <w:delText>pre</w:delText>
              </w:r>
            </w:del>
            <w:r w:rsidRPr="00E01C39">
              <w:rPr>
                <w:color w:val="000000"/>
                <w:sz w:val="22"/>
                <w:szCs w:val="22"/>
              </w:rPr>
              <w:t xml:space="preserve"> and postpartum (Ref)</w:t>
            </w:r>
          </w:p>
        </w:tc>
        <w:tc>
          <w:tcPr>
            <w:tcW w:w="720" w:type="dxa"/>
            <w:noWrap/>
            <w:vAlign w:val="bottom"/>
            <w:hideMark/>
          </w:tcPr>
          <w:p w14:paraId="6B51ECBC" w14:textId="77777777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1.61</w:t>
            </w:r>
          </w:p>
        </w:tc>
        <w:tc>
          <w:tcPr>
            <w:tcW w:w="1080" w:type="dxa"/>
            <w:noWrap/>
            <w:vAlign w:val="bottom"/>
            <w:hideMark/>
          </w:tcPr>
          <w:p w14:paraId="40F3E248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1.01-2.58</w:t>
            </w:r>
          </w:p>
        </w:tc>
        <w:tc>
          <w:tcPr>
            <w:tcW w:w="989" w:type="dxa"/>
            <w:noWrap/>
            <w:vAlign w:val="bottom"/>
            <w:hideMark/>
          </w:tcPr>
          <w:p w14:paraId="673CB2E7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noWrap/>
            <w:vAlign w:val="bottom"/>
            <w:hideMark/>
          </w:tcPr>
          <w:p w14:paraId="1EA84473" w14:textId="134F1A39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1.22</w:t>
            </w:r>
          </w:p>
        </w:tc>
        <w:tc>
          <w:tcPr>
            <w:tcW w:w="1170" w:type="dxa"/>
            <w:noWrap/>
            <w:vAlign w:val="bottom"/>
            <w:hideMark/>
          </w:tcPr>
          <w:p w14:paraId="3856C545" w14:textId="5CADB0EE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0.66-2.27</w:t>
            </w:r>
          </w:p>
        </w:tc>
        <w:tc>
          <w:tcPr>
            <w:tcW w:w="1012" w:type="dxa"/>
            <w:noWrap/>
            <w:vAlign w:val="bottom"/>
            <w:hideMark/>
          </w:tcPr>
          <w:p w14:paraId="73DACB91" w14:textId="77777777" w:rsidR="00F07749" w:rsidRPr="00E01C39" w:rsidRDefault="00F07749" w:rsidP="00F07749">
            <w:pPr>
              <w:jc w:val="right"/>
              <w:rPr>
                <w:sz w:val="22"/>
                <w:szCs w:val="22"/>
              </w:rPr>
            </w:pPr>
          </w:p>
        </w:tc>
      </w:tr>
      <w:tr w:rsidR="00F07749" w:rsidRPr="00E01C39" w14:paraId="5920E319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13527001" w14:textId="73B3829F" w:rsidR="00F07749" w:rsidRPr="00E01C39" w:rsidRDefault="00F07749" w:rsidP="00F07749">
            <w:pPr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 xml:space="preserve">     Only postpartum vs Both </w:t>
            </w:r>
            <w:ins w:id="106" w:author="Sundermann, Alexandra C" w:date="2026-01-21T16:50:00Z" w16du:dateUtc="2026-01-21T22:50:00Z">
              <w:r w:rsidR="001E1DA8">
                <w:rPr>
                  <w:color w:val="000000"/>
                  <w:sz w:val="22"/>
                  <w:szCs w:val="22"/>
                </w:rPr>
                <w:t>ante</w:t>
              </w:r>
            </w:ins>
            <w:del w:id="107" w:author="Sundermann, Alexandra C" w:date="2026-01-21T16:50:00Z" w16du:dateUtc="2026-01-21T22:50:00Z">
              <w:r w:rsidRPr="00E01C39" w:rsidDel="001E1DA8">
                <w:rPr>
                  <w:color w:val="000000"/>
                  <w:sz w:val="22"/>
                  <w:szCs w:val="22"/>
                </w:rPr>
                <w:delText>pre</w:delText>
              </w:r>
            </w:del>
            <w:r w:rsidRPr="00E01C39">
              <w:rPr>
                <w:color w:val="000000"/>
                <w:sz w:val="22"/>
                <w:szCs w:val="22"/>
              </w:rPr>
              <w:t xml:space="preserve"> and postpartum (Ref)</w:t>
            </w:r>
          </w:p>
        </w:tc>
        <w:tc>
          <w:tcPr>
            <w:tcW w:w="720" w:type="dxa"/>
            <w:noWrap/>
            <w:vAlign w:val="bottom"/>
            <w:hideMark/>
          </w:tcPr>
          <w:p w14:paraId="5C9F8F28" w14:textId="77777777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080" w:type="dxa"/>
            <w:noWrap/>
            <w:vAlign w:val="bottom"/>
            <w:hideMark/>
          </w:tcPr>
          <w:p w14:paraId="7043E598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 w:rsidRPr="00E01C39">
              <w:rPr>
                <w:color w:val="000000"/>
                <w:sz w:val="22"/>
                <w:szCs w:val="22"/>
              </w:rPr>
              <w:t>1.06-2.87</w:t>
            </w:r>
          </w:p>
        </w:tc>
        <w:tc>
          <w:tcPr>
            <w:tcW w:w="989" w:type="dxa"/>
            <w:noWrap/>
            <w:vAlign w:val="bottom"/>
            <w:hideMark/>
          </w:tcPr>
          <w:p w14:paraId="77CBDFEB" w14:textId="77777777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noWrap/>
            <w:vAlign w:val="bottom"/>
            <w:hideMark/>
          </w:tcPr>
          <w:p w14:paraId="635A2332" w14:textId="0217B7B0" w:rsidR="00F07749" w:rsidRPr="00E01C39" w:rsidRDefault="00F07749" w:rsidP="00F0774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1.23</w:t>
            </w:r>
          </w:p>
        </w:tc>
        <w:tc>
          <w:tcPr>
            <w:tcW w:w="1170" w:type="dxa"/>
            <w:noWrap/>
            <w:vAlign w:val="bottom"/>
            <w:hideMark/>
          </w:tcPr>
          <w:p w14:paraId="14051380" w14:textId="62EE868B" w:rsidR="00F07749" w:rsidRPr="00E01C39" w:rsidRDefault="00F07749" w:rsidP="00F0774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0.62-2.43</w:t>
            </w:r>
          </w:p>
        </w:tc>
        <w:tc>
          <w:tcPr>
            <w:tcW w:w="1012" w:type="dxa"/>
            <w:noWrap/>
            <w:vAlign w:val="bottom"/>
            <w:hideMark/>
          </w:tcPr>
          <w:p w14:paraId="21C9E347" w14:textId="77777777" w:rsidR="00F07749" w:rsidRPr="00E01C39" w:rsidRDefault="00F07749" w:rsidP="00F07749">
            <w:pPr>
              <w:jc w:val="right"/>
              <w:rPr>
                <w:sz w:val="22"/>
                <w:szCs w:val="22"/>
              </w:rPr>
            </w:pPr>
          </w:p>
        </w:tc>
      </w:tr>
      <w:tr w:rsidR="00F07749" w:rsidRPr="00E01C39" w14:paraId="2F95419E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5DB51AC9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08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Year of delivery: 2018 vs 2016 (Ref)</w:t>
            </w:r>
          </w:p>
        </w:tc>
        <w:tc>
          <w:tcPr>
            <w:tcW w:w="720" w:type="dxa"/>
            <w:noWrap/>
            <w:vAlign w:val="bottom"/>
            <w:hideMark/>
          </w:tcPr>
          <w:p w14:paraId="07D16FA8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09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080" w:type="dxa"/>
            <w:noWrap/>
            <w:vAlign w:val="bottom"/>
            <w:hideMark/>
          </w:tcPr>
          <w:p w14:paraId="08B54352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10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1.24-1.81</w:t>
            </w:r>
          </w:p>
        </w:tc>
        <w:tc>
          <w:tcPr>
            <w:tcW w:w="989" w:type="dxa"/>
            <w:noWrap/>
            <w:vAlign w:val="bottom"/>
            <w:hideMark/>
          </w:tcPr>
          <w:p w14:paraId="2CE4589D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11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&lt;0.0001</w:t>
            </w:r>
          </w:p>
        </w:tc>
        <w:tc>
          <w:tcPr>
            <w:tcW w:w="811" w:type="dxa"/>
            <w:noWrap/>
            <w:vAlign w:val="bottom"/>
            <w:hideMark/>
          </w:tcPr>
          <w:p w14:paraId="4F283EE0" w14:textId="3A7B4896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12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1.50</w:t>
            </w:r>
          </w:p>
        </w:tc>
        <w:tc>
          <w:tcPr>
            <w:tcW w:w="1170" w:type="dxa"/>
            <w:noWrap/>
            <w:vAlign w:val="bottom"/>
            <w:hideMark/>
          </w:tcPr>
          <w:p w14:paraId="5600E7EC" w14:textId="591EBFCC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13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1.24-1.81</w:t>
            </w:r>
          </w:p>
        </w:tc>
        <w:tc>
          <w:tcPr>
            <w:tcW w:w="1012" w:type="dxa"/>
            <w:noWrap/>
            <w:vAlign w:val="bottom"/>
            <w:hideMark/>
          </w:tcPr>
          <w:p w14:paraId="7BCE2CAF" w14:textId="1892D6DE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14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&lt;0.0001</w:t>
            </w:r>
          </w:p>
        </w:tc>
      </w:tr>
      <w:tr w:rsidR="00F07749" w:rsidRPr="00E01C39" w14:paraId="69C32720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0C03109C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15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commentRangeStart w:id="116"/>
            <w:commentRangeStart w:id="117"/>
            <w:r w:rsidRPr="00E01C39">
              <w:rPr>
                <w:color w:val="000000"/>
                <w:sz w:val="22"/>
                <w:szCs w:val="22"/>
              </w:rPr>
              <w:t>Age at delivery: 31 vs 27 (Ref)</w:t>
            </w:r>
            <w:commentRangeEnd w:id="116"/>
            <w:r w:rsidR="00587991" w:rsidRPr="00E01C39">
              <w:rPr>
                <w:rStyle w:val="CommentReference"/>
                <w:color w:val="000000"/>
                <w:sz w:val="22"/>
                <w:szCs w:val="22"/>
              </w:rPr>
              <w:commentReference w:id="116"/>
            </w:r>
            <w:commentRangeEnd w:id="117"/>
            <w:r w:rsidR="001E1DA8" w:rsidRPr="00E01C39">
              <w:rPr>
                <w:rStyle w:val="CommentReference"/>
                <w:color w:val="000000"/>
                <w:sz w:val="22"/>
                <w:szCs w:val="22"/>
              </w:rPr>
              <w:commentReference w:id="117"/>
            </w:r>
          </w:p>
        </w:tc>
        <w:tc>
          <w:tcPr>
            <w:tcW w:w="720" w:type="dxa"/>
            <w:noWrap/>
            <w:vAlign w:val="bottom"/>
            <w:hideMark/>
          </w:tcPr>
          <w:p w14:paraId="6CA0EBB7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18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080" w:type="dxa"/>
            <w:noWrap/>
            <w:vAlign w:val="bottom"/>
            <w:hideMark/>
          </w:tcPr>
          <w:p w14:paraId="747FAA69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19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0.77-1.06</w:t>
            </w:r>
          </w:p>
        </w:tc>
        <w:tc>
          <w:tcPr>
            <w:tcW w:w="989" w:type="dxa"/>
            <w:noWrap/>
            <w:vAlign w:val="bottom"/>
            <w:hideMark/>
          </w:tcPr>
          <w:p w14:paraId="60B983BD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20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0.2013</w:t>
            </w:r>
          </w:p>
        </w:tc>
        <w:tc>
          <w:tcPr>
            <w:tcW w:w="811" w:type="dxa"/>
            <w:noWrap/>
            <w:vAlign w:val="bottom"/>
            <w:hideMark/>
          </w:tcPr>
          <w:p w14:paraId="47FFE4C4" w14:textId="2B4436A5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21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0.91</w:t>
            </w:r>
          </w:p>
        </w:tc>
        <w:tc>
          <w:tcPr>
            <w:tcW w:w="1170" w:type="dxa"/>
            <w:noWrap/>
            <w:vAlign w:val="bottom"/>
            <w:hideMark/>
          </w:tcPr>
          <w:p w14:paraId="3EF81DC0" w14:textId="2502118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22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0.78-1.06</w:t>
            </w:r>
          </w:p>
        </w:tc>
        <w:tc>
          <w:tcPr>
            <w:tcW w:w="1012" w:type="dxa"/>
            <w:noWrap/>
            <w:vAlign w:val="bottom"/>
            <w:hideMark/>
          </w:tcPr>
          <w:p w14:paraId="4F9A33D4" w14:textId="1F7A7944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23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0.2302</w:t>
            </w:r>
          </w:p>
        </w:tc>
      </w:tr>
      <w:tr w:rsidR="00F07749" w:rsidRPr="00E01C39" w14:paraId="66049DB7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7EC0F207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24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Number of gestation weeks 37 vs 39 (Ref)</w:t>
            </w:r>
          </w:p>
        </w:tc>
        <w:tc>
          <w:tcPr>
            <w:tcW w:w="720" w:type="dxa"/>
            <w:noWrap/>
            <w:vAlign w:val="bottom"/>
            <w:hideMark/>
          </w:tcPr>
          <w:p w14:paraId="4B11FCF7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25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080" w:type="dxa"/>
            <w:noWrap/>
            <w:vAlign w:val="bottom"/>
            <w:hideMark/>
          </w:tcPr>
          <w:p w14:paraId="0C226454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26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0.94-1.24</w:t>
            </w:r>
          </w:p>
        </w:tc>
        <w:tc>
          <w:tcPr>
            <w:tcW w:w="989" w:type="dxa"/>
            <w:noWrap/>
            <w:vAlign w:val="bottom"/>
            <w:hideMark/>
          </w:tcPr>
          <w:p w14:paraId="1E6FA0C4" w14:textId="68C79202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27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0.301</w:t>
            </w:r>
            <w:r>
              <w:rPr>
                <w:rFonts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11" w:type="dxa"/>
            <w:noWrap/>
            <w:vAlign w:val="bottom"/>
            <w:hideMark/>
          </w:tcPr>
          <w:p w14:paraId="3B774629" w14:textId="41644F43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28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1.07</w:t>
            </w:r>
          </w:p>
        </w:tc>
        <w:tc>
          <w:tcPr>
            <w:tcW w:w="1170" w:type="dxa"/>
            <w:noWrap/>
            <w:vAlign w:val="bottom"/>
            <w:hideMark/>
          </w:tcPr>
          <w:p w14:paraId="69CB6D41" w14:textId="3088036B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29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0.93-1.24</w:t>
            </w:r>
          </w:p>
        </w:tc>
        <w:tc>
          <w:tcPr>
            <w:tcW w:w="1012" w:type="dxa"/>
            <w:noWrap/>
            <w:vAlign w:val="bottom"/>
            <w:hideMark/>
          </w:tcPr>
          <w:p w14:paraId="3C2B5910" w14:textId="7CACF565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30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0.3385</w:t>
            </w:r>
          </w:p>
        </w:tc>
      </w:tr>
      <w:tr w:rsidR="00F07749" w:rsidRPr="00E01C39" w14:paraId="4D9730E1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5A236CB1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31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Cesarean delivery vs Vaginal delivery (Ref)</w:t>
            </w:r>
          </w:p>
        </w:tc>
        <w:tc>
          <w:tcPr>
            <w:tcW w:w="720" w:type="dxa"/>
            <w:noWrap/>
            <w:vAlign w:val="bottom"/>
            <w:hideMark/>
          </w:tcPr>
          <w:p w14:paraId="1C0D9BC5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32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0.98</w:t>
            </w:r>
          </w:p>
        </w:tc>
        <w:tc>
          <w:tcPr>
            <w:tcW w:w="1080" w:type="dxa"/>
            <w:noWrap/>
            <w:vAlign w:val="bottom"/>
            <w:hideMark/>
          </w:tcPr>
          <w:p w14:paraId="511D8365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33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0.67-1.43</w:t>
            </w:r>
          </w:p>
        </w:tc>
        <w:tc>
          <w:tcPr>
            <w:tcW w:w="989" w:type="dxa"/>
            <w:noWrap/>
            <w:vAlign w:val="bottom"/>
            <w:hideMark/>
          </w:tcPr>
          <w:p w14:paraId="7446A7AF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34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0.9092</w:t>
            </w:r>
          </w:p>
        </w:tc>
        <w:tc>
          <w:tcPr>
            <w:tcW w:w="811" w:type="dxa"/>
            <w:noWrap/>
            <w:vAlign w:val="bottom"/>
            <w:hideMark/>
          </w:tcPr>
          <w:p w14:paraId="559BD74A" w14:textId="7F82EC8F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35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0.99</w:t>
            </w:r>
          </w:p>
        </w:tc>
        <w:tc>
          <w:tcPr>
            <w:tcW w:w="1170" w:type="dxa"/>
            <w:noWrap/>
            <w:vAlign w:val="bottom"/>
            <w:hideMark/>
          </w:tcPr>
          <w:p w14:paraId="569F0F51" w14:textId="6ADC23C3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36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0.68-1.45</w:t>
            </w:r>
          </w:p>
        </w:tc>
        <w:tc>
          <w:tcPr>
            <w:tcW w:w="1012" w:type="dxa"/>
            <w:noWrap/>
            <w:vAlign w:val="bottom"/>
            <w:hideMark/>
          </w:tcPr>
          <w:p w14:paraId="2F1B83AC" w14:textId="46BD90DA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37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0.9652</w:t>
            </w:r>
          </w:p>
        </w:tc>
      </w:tr>
      <w:tr w:rsidR="00F07749" w:rsidRPr="00E01C39" w14:paraId="6A786502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3C3B07F2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38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 xml:space="preserve">Pain condition </w:t>
            </w:r>
          </w:p>
        </w:tc>
        <w:tc>
          <w:tcPr>
            <w:tcW w:w="720" w:type="dxa"/>
            <w:noWrap/>
            <w:vAlign w:val="bottom"/>
            <w:hideMark/>
          </w:tcPr>
          <w:p w14:paraId="3FACB172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39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1.26</w:t>
            </w:r>
          </w:p>
        </w:tc>
        <w:tc>
          <w:tcPr>
            <w:tcW w:w="1080" w:type="dxa"/>
            <w:noWrap/>
            <w:vAlign w:val="bottom"/>
            <w:hideMark/>
          </w:tcPr>
          <w:p w14:paraId="5F2036C8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40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0.86-1.86</w:t>
            </w:r>
          </w:p>
        </w:tc>
        <w:tc>
          <w:tcPr>
            <w:tcW w:w="989" w:type="dxa"/>
            <w:noWrap/>
            <w:vAlign w:val="bottom"/>
            <w:hideMark/>
          </w:tcPr>
          <w:p w14:paraId="71E284B9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41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0.2394</w:t>
            </w:r>
          </w:p>
        </w:tc>
        <w:tc>
          <w:tcPr>
            <w:tcW w:w="811" w:type="dxa"/>
            <w:noWrap/>
            <w:vAlign w:val="bottom"/>
            <w:hideMark/>
          </w:tcPr>
          <w:p w14:paraId="1A0AA6E5" w14:textId="2845456C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42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1.26</w:t>
            </w:r>
          </w:p>
        </w:tc>
        <w:tc>
          <w:tcPr>
            <w:tcW w:w="1170" w:type="dxa"/>
            <w:noWrap/>
            <w:vAlign w:val="bottom"/>
            <w:hideMark/>
          </w:tcPr>
          <w:p w14:paraId="25B15212" w14:textId="7C6694B3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43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0.86-1.86</w:t>
            </w:r>
          </w:p>
        </w:tc>
        <w:tc>
          <w:tcPr>
            <w:tcW w:w="1012" w:type="dxa"/>
            <w:noWrap/>
            <w:vAlign w:val="bottom"/>
            <w:hideMark/>
          </w:tcPr>
          <w:p w14:paraId="1EA63CD4" w14:textId="5D15AE33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44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0.238</w:t>
            </w:r>
            <w:r>
              <w:rPr>
                <w:rFonts w:hint="eastAsia"/>
                <w:color w:val="000000"/>
              </w:rPr>
              <w:t>0</w:t>
            </w:r>
          </w:p>
        </w:tc>
      </w:tr>
      <w:tr w:rsidR="00F07749" w:rsidRPr="00E01C39" w14:paraId="3CC3BBED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27C7EF52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45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 xml:space="preserve">Alcohol or other substance use </w:t>
            </w:r>
          </w:p>
        </w:tc>
        <w:tc>
          <w:tcPr>
            <w:tcW w:w="720" w:type="dxa"/>
            <w:noWrap/>
            <w:vAlign w:val="bottom"/>
            <w:hideMark/>
          </w:tcPr>
          <w:p w14:paraId="3C34DE5A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46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080" w:type="dxa"/>
            <w:noWrap/>
            <w:vAlign w:val="bottom"/>
            <w:hideMark/>
          </w:tcPr>
          <w:p w14:paraId="5342FA10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47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0.99-2.05</w:t>
            </w:r>
          </w:p>
        </w:tc>
        <w:tc>
          <w:tcPr>
            <w:tcW w:w="989" w:type="dxa"/>
            <w:noWrap/>
            <w:vAlign w:val="bottom"/>
            <w:hideMark/>
          </w:tcPr>
          <w:p w14:paraId="4B8009B5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48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0.0544</w:t>
            </w:r>
          </w:p>
        </w:tc>
        <w:tc>
          <w:tcPr>
            <w:tcW w:w="811" w:type="dxa"/>
            <w:noWrap/>
            <w:vAlign w:val="bottom"/>
            <w:hideMark/>
          </w:tcPr>
          <w:p w14:paraId="0A01530D" w14:textId="088E0918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49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1.39</w:t>
            </w:r>
          </w:p>
        </w:tc>
        <w:tc>
          <w:tcPr>
            <w:tcW w:w="1170" w:type="dxa"/>
            <w:noWrap/>
            <w:vAlign w:val="bottom"/>
            <w:hideMark/>
          </w:tcPr>
          <w:p w14:paraId="6FDBDB95" w14:textId="73521224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50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0.97-2</w:t>
            </w:r>
            <w:r>
              <w:rPr>
                <w:rFonts w:hint="eastAsia"/>
                <w:color w:val="000000"/>
              </w:rPr>
              <w:t>.00</w:t>
            </w:r>
          </w:p>
        </w:tc>
        <w:tc>
          <w:tcPr>
            <w:tcW w:w="1012" w:type="dxa"/>
            <w:noWrap/>
            <w:vAlign w:val="bottom"/>
            <w:hideMark/>
          </w:tcPr>
          <w:p w14:paraId="6083D65E" w14:textId="031C71C9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51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0.0757</w:t>
            </w:r>
          </w:p>
        </w:tc>
      </w:tr>
      <w:tr w:rsidR="00F07749" w:rsidRPr="00E01C39" w14:paraId="135F7ECF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3C0D3C87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52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Benzodiazepine or anticonvulsant use</w:t>
            </w:r>
          </w:p>
        </w:tc>
        <w:tc>
          <w:tcPr>
            <w:tcW w:w="720" w:type="dxa"/>
            <w:noWrap/>
            <w:vAlign w:val="bottom"/>
            <w:hideMark/>
          </w:tcPr>
          <w:p w14:paraId="62D7E12E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53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080" w:type="dxa"/>
            <w:noWrap/>
            <w:vAlign w:val="bottom"/>
            <w:hideMark/>
          </w:tcPr>
          <w:p w14:paraId="0EE68F42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54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0.92-2.21</w:t>
            </w:r>
          </w:p>
        </w:tc>
        <w:tc>
          <w:tcPr>
            <w:tcW w:w="989" w:type="dxa"/>
            <w:noWrap/>
            <w:vAlign w:val="bottom"/>
            <w:hideMark/>
          </w:tcPr>
          <w:p w14:paraId="3E129FE2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55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0.1136</w:t>
            </w:r>
          </w:p>
        </w:tc>
        <w:tc>
          <w:tcPr>
            <w:tcW w:w="811" w:type="dxa"/>
            <w:noWrap/>
            <w:vAlign w:val="bottom"/>
            <w:hideMark/>
          </w:tcPr>
          <w:p w14:paraId="6B8C70D3" w14:textId="11FB3B14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56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1.43</w:t>
            </w:r>
          </w:p>
        </w:tc>
        <w:tc>
          <w:tcPr>
            <w:tcW w:w="1170" w:type="dxa"/>
            <w:noWrap/>
            <w:vAlign w:val="bottom"/>
            <w:hideMark/>
          </w:tcPr>
          <w:p w14:paraId="05D132AF" w14:textId="60811A0F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57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0.92-2.21</w:t>
            </w:r>
          </w:p>
        </w:tc>
        <w:tc>
          <w:tcPr>
            <w:tcW w:w="1012" w:type="dxa"/>
            <w:noWrap/>
            <w:vAlign w:val="bottom"/>
            <w:hideMark/>
          </w:tcPr>
          <w:p w14:paraId="459229EF" w14:textId="2A3DD785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58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0.1121</w:t>
            </w:r>
          </w:p>
        </w:tc>
      </w:tr>
      <w:tr w:rsidR="00F07749" w:rsidRPr="00E01C39" w14:paraId="5CCF95D3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51907B87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59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 xml:space="preserve">Anxiety or depression </w:t>
            </w:r>
          </w:p>
        </w:tc>
        <w:tc>
          <w:tcPr>
            <w:tcW w:w="720" w:type="dxa"/>
            <w:noWrap/>
            <w:vAlign w:val="bottom"/>
            <w:hideMark/>
          </w:tcPr>
          <w:p w14:paraId="2EDFC9F4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60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1.90</w:t>
            </w:r>
          </w:p>
        </w:tc>
        <w:tc>
          <w:tcPr>
            <w:tcW w:w="1080" w:type="dxa"/>
            <w:noWrap/>
            <w:vAlign w:val="bottom"/>
            <w:hideMark/>
          </w:tcPr>
          <w:p w14:paraId="5A535C4C" w14:textId="3CFA0945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61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1.28-2.8</w:t>
            </w:r>
            <w:r>
              <w:rPr>
                <w:rFonts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989" w:type="dxa"/>
            <w:noWrap/>
            <w:vAlign w:val="bottom"/>
            <w:hideMark/>
          </w:tcPr>
          <w:p w14:paraId="4B08B476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62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0.0013</w:t>
            </w:r>
          </w:p>
        </w:tc>
        <w:tc>
          <w:tcPr>
            <w:tcW w:w="811" w:type="dxa"/>
            <w:noWrap/>
            <w:vAlign w:val="bottom"/>
            <w:hideMark/>
          </w:tcPr>
          <w:p w14:paraId="27FFFF71" w14:textId="0D0B9D31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63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1.89</w:t>
            </w:r>
          </w:p>
        </w:tc>
        <w:tc>
          <w:tcPr>
            <w:tcW w:w="1170" w:type="dxa"/>
            <w:noWrap/>
            <w:vAlign w:val="bottom"/>
            <w:hideMark/>
          </w:tcPr>
          <w:p w14:paraId="22F74D19" w14:textId="2E8EF281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64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1.28-2.8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012" w:type="dxa"/>
            <w:noWrap/>
            <w:vAlign w:val="bottom"/>
            <w:hideMark/>
          </w:tcPr>
          <w:p w14:paraId="045570A8" w14:textId="3EB432F1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65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0.0014</w:t>
            </w:r>
          </w:p>
        </w:tc>
      </w:tr>
      <w:tr w:rsidR="00F07749" w:rsidRPr="00E01C39" w14:paraId="2B7811D4" w14:textId="77777777" w:rsidTr="00F07749">
        <w:trPr>
          <w:trHeight w:val="290"/>
        </w:trPr>
        <w:tc>
          <w:tcPr>
            <w:tcW w:w="5035" w:type="dxa"/>
            <w:noWrap/>
            <w:vAlign w:val="bottom"/>
            <w:hideMark/>
          </w:tcPr>
          <w:p w14:paraId="22B3B3B8" w14:textId="77777777" w:rsidR="00F07749" w:rsidRPr="00E01C39" w:rsidRDefault="00F07749">
            <w:pPr>
              <w:shd w:val="clear" w:color="auto" w:fill="FFFF00"/>
              <w:rPr>
                <w:color w:val="000000"/>
                <w:sz w:val="22"/>
                <w:szCs w:val="22"/>
              </w:rPr>
              <w:pPrChange w:id="166" w:author="Sundermann, Alexandra C" w:date="2026-01-21T16:56:00Z" w16du:dateUtc="2026-01-21T22:56:00Z">
                <w:pPr>
                  <w:framePr w:hSpace="180" w:wrap="around" w:vAnchor="page" w:hAnchor="margin" w:xAlign="center" w:y="2255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Maternal morbidity</w:t>
            </w:r>
          </w:p>
        </w:tc>
        <w:tc>
          <w:tcPr>
            <w:tcW w:w="720" w:type="dxa"/>
            <w:noWrap/>
            <w:vAlign w:val="bottom"/>
            <w:hideMark/>
          </w:tcPr>
          <w:p w14:paraId="63025B2E" w14:textId="77777777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67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0.99</w:t>
            </w:r>
          </w:p>
        </w:tc>
        <w:tc>
          <w:tcPr>
            <w:tcW w:w="1080" w:type="dxa"/>
            <w:noWrap/>
            <w:vAlign w:val="bottom"/>
            <w:hideMark/>
          </w:tcPr>
          <w:p w14:paraId="6C70DC89" w14:textId="7777777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68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0.47-2.06</w:t>
            </w:r>
          </w:p>
        </w:tc>
        <w:tc>
          <w:tcPr>
            <w:tcW w:w="989" w:type="dxa"/>
            <w:noWrap/>
            <w:vAlign w:val="bottom"/>
            <w:hideMark/>
          </w:tcPr>
          <w:p w14:paraId="40C95208" w14:textId="4B393C67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69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 w:rsidRPr="00E01C39">
              <w:rPr>
                <w:color w:val="000000"/>
                <w:sz w:val="22"/>
                <w:szCs w:val="22"/>
              </w:rPr>
              <w:t>0.971</w:t>
            </w:r>
            <w:r>
              <w:rPr>
                <w:rFonts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11" w:type="dxa"/>
            <w:noWrap/>
            <w:vAlign w:val="bottom"/>
            <w:hideMark/>
          </w:tcPr>
          <w:p w14:paraId="065CC3B8" w14:textId="524852C2" w:rsidR="00F07749" w:rsidRPr="00E01C39" w:rsidRDefault="00F07749">
            <w:pPr>
              <w:shd w:val="clear" w:color="auto" w:fill="FFFF00"/>
              <w:jc w:val="center"/>
              <w:rPr>
                <w:color w:val="000000"/>
                <w:sz w:val="22"/>
                <w:szCs w:val="22"/>
              </w:rPr>
              <w:pPrChange w:id="170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center"/>
                </w:pPr>
              </w:pPrChange>
            </w:pPr>
            <w:r>
              <w:rPr>
                <w:color w:val="000000"/>
              </w:rPr>
              <w:t>0.99</w:t>
            </w:r>
          </w:p>
        </w:tc>
        <w:tc>
          <w:tcPr>
            <w:tcW w:w="1170" w:type="dxa"/>
            <w:noWrap/>
            <w:vAlign w:val="bottom"/>
            <w:hideMark/>
          </w:tcPr>
          <w:p w14:paraId="2FCD0FE9" w14:textId="622C3663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71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0.47-2.08</w:t>
            </w:r>
          </w:p>
        </w:tc>
        <w:tc>
          <w:tcPr>
            <w:tcW w:w="1012" w:type="dxa"/>
            <w:noWrap/>
            <w:vAlign w:val="bottom"/>
            <w:hideMark/>
          </w:tcPr>
          <w:p w14:paraId="68E81B9C" w14:textId="1397A033" w:rsidR="00F07749" w:rsidRPr="00E01C39" w:rsidRDefault="00F07749">
            <w:pPr>
              <w:shd w:val="clear" w:color="auto" w:fill="FFFF00"/>
              <w:jc w:val="right"/>
              <w:rPr>
                <w:color w:val="000000"/>
                <w:sz w:val="22"/>
                <w:szCs w:val="22"/>
              </w:rPr>
              <w:pPrChange w:id="172" w:author="Sundermann, Alexandra C" w:date="2026-01-21T16:56:00Z" w16du:dateUtc="2026-01-21T22:56:00Z">
                <w:pPr>
                  <w:framePr w:hSpace="180" w:wrap="around" w:vAnchor="page" w:hAnchor="margin" w:xAlign="center" w:y="2255"/>
                  <w:jc w:val="right"/>
                </w:pPr>
              </w:pPrChange>
            </w:pPr>
            <w:r>
              <w:rPr>
                <w:color w:val="000000"/>
              </w:rPr>
              <w:t>0.9814</w:t>
            </w:r>
          </w:p>
        </w:tc>
      </w:tr>
    </w:tbl>
    <w:p w14:paraId="6A3DE4F6" w14:textId="77777777" w:rsidR="00DA5522" w:rsidRDefault="00DA5522">
      <w:pPr>
        <w:shd w:val="clear" w:color="auto" w:fill="FFFF00"/>
        <w:pPrChange w:id="173" w:author="Sundermann, Alexandra C" w:date="2026-01-21T16:56:00Z" w16du:dateUtc="2026-01-21T22:56:00Z">
          <w:pPr/>
        </w:pPrChange>
      </w:pPr>
    </w:p>
    <w:p w14:paraId="4FACB415" w14:textId="4E5587B9" w:rsidR="00DA5522" w:rsidRPr="00DA5522" w:rsidRDefault="00DA5522" w:rsidP="002B751C">
      <w:pPr>
        <w:contextualSpacing/>
      </w:pPr>
    </w:p>
    <w:sectPr w:rsidR="00DA5522" w:rsidRPr="00DA5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ndermann, Alexandra C" w:date="2026-01-21T16:20:00Z" w:initials="AS">
    <w:p w14:paraId="221C4C73" w14:textId="77777777" w:rsidR="00902888" w:rsidRDefault="00902888" w:rsidP="00902888">
      <w:r>
        <w:rPr>
          <w:rStyle w:val="CommentReference"/>
        </w:rPr>
        <w:annotationRef/>
      </w:r>
      <w:r>
        <w:rPr>
          <w:sz w:val="20"/>
          <w:szCs w:val="20"/>
        </w:rPr>
        <w:t xml:space="preserve">Add information about individuals who were excluded due to overdose in the immediate postpartum visit </w:t>
      </w:r>
    </w:p>
  </w:comment>
  <w:comment w:id="1" w:author="Sundermann, Alexandra C" w:date="2026-01-21T16:14:00Z" w:initials="AS">
    <w:p w14:paraId="423607A3" w14:textId="77777777" w:rsidR="00902888" w:rsidRDefault="00902888" w:rsidP="00902888">
      <w:r>
        <w:rPr>
          <w:rStyle w:val="CommentReference"/>
        </w:rPr>
        <w:annotationRef/>
      </w:r>
      <w:r>
        <w:rPr>
          <w:sz w:val="20"/>
          <w:szCs w:val="20"/>
        </w:rPr>
        <w:t>Center horizontal arrow on "excluded twins/triplets" box</w:t>
      </w:r>
    </w:p>
  </w:comment>
  <w:comment w:id="2" w:author="Sundermann, Alexandra C" w:date="2026-01-21T16:35:00Z" w:initials="AS">
    <w:p w14:paraId="1C90E138" w14:textId="77777777" w:rsidR="007B0976" w:rsidRDefault="003172F9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 xml:space="preserve">Including proportion receiving other opioid medications (e.g., for pain) </w:t>
      </w:r>
    </w:p>
  </w:comment>
  <w:comment w:id="3" w:author="Sundermann, Alexandra C" w:date="2026-01-21T16:23:00Z" w:initials="AS">
    <w:p w14:paraId="7A64F10B" w14:textId="77777777" w:rsidR="007B0976" w:rsidRDefault="00902888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>Add a footnote that defines "combined pain"</w:t>
      </w:r>
    </w:p>
  </w:comment>
  <w:comment w:id="8" w:author="Sundermann, Alexandra C" w:date="2026-01-21T16:28:00Z" w:initials="AS">
    <w:p w14:paraId="2831A20E" w14:textId="0C6DE3E8" w:rsidR="003172F9" w:rsidRDefault="003172F9" w:rsidP="003172F9">
      <w:r>
        <w:rPr>
          <w:rStyle w:val="CommentReference"/>
        </w:rPr>
        <w:annotationRef/>
      </w:r>
      <w:r>
        <w:rPr>
          <w:sz w:val="20"/>
          <w:szCs w:val="20"/>
        </w:rPr>
        <w:t>It would be helpful to understand the proportion of deaths that are related to overdose</w:t>
      </w:r>
    </w:p>
  </w:comment>
  <w:comment w:id="13" w:author="Sundermann, Alexandra C" w:date="2026-01-21T16:28:00Z" w:initials="AS">
    <w:p w14:paraId="28B58833" w14:textId="77777777" w:rsidR="003172F9" w:rsidRDefault="003172F9" w:rsidP="003172F9">
      <w:r>
        <w:rPr>
          <w:rStyle w:val="CommentReference"/>
        </w:rPr>
        <w:annotationRef/>
      </w:r>
      <w:r>
        <w:rPr>
          <w:sz w:val="20"/>
          <w:szCs w:val="20"/>
        </w:rPr>
        <w:t>Is there a proportion in the rows above that describes the count/proportion of individuals who experienced EITHER a death  or overdose</w:t>
      </w:r>
    </w:p>
  </w:comment>
  <w:comment w:id="19" w:author="Sundermann, Alexandra C" w:date="2026-01-21T16:25:00Z" w:initials="AS">
    <w:p w14:paraId="7B2ADBE5" w14:textId="77777777" w:rsidR="007B0976" w:rsidRDefault="00E72044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>Add footnote that this is opioid or non-opioid overdoses</w:t>
      </w:r>
    </w:p>
  </w:comment>
  <w:comment w:id="17" w:author="Sundermann, Alexandra C" w:date="2026-01-21T17:05:00Z" w:initials="AS">
    <w:p w14:paraId="492AF742" w14:textId="77777777" w:rsidR="007B0976" w:rsidRDefault="007B0976" w:rsidP="007B0976">
      <w:r>
        <w:rPr>
          <w:rStyle w:val="CommentReference"/>
        </w:rPr>
        <w:annotationRef/>
      </w:r>
      <w:r>
        <w:rPr>
          <w:sz w:val="20"/>
          <w:szCs w:val="20"/>
        </w:rPr>
        <w:t xml:space="preserve">Consider adding row for opioid-overdose related death and opioid overdose specifically </w:t>
      </w:r>
    </w:p>
  </w:comment>
  <w:comment w:id="26" w:author="Sundermann, Alexandra C" w:date="2026-01-21T16:34:00Z" w:initials="AS">
    <w:p w14:paraId="668CEBC9" w14:textId="77777777" w:rsidR="007B0976" w:rsidRDefault="003172F9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 xml:space="preserve">Presenting an average dose might not make sense. </w:t>
      </w:r>
    </w:p>
    <w:p w14:paraId="473E68CB" w14:textId="77777777" w:rsidR="007B0976" w:rsidRDefault="007B0976" w:rsidP="007B0976"/>
    <w:p w14:paraId="431AA739" w14:textId="77777777" w:rsidR="007B0976" w:rsidRDefault="007B0976" w:rsidP="007B0976">
      <w:r>
        <w:rPr>
          <w:sz w:val="20"/>
          <w:szCs w:val="20"/>
        </w:rPr>
        <w:t xml:space="preserve"> Naltrexone and buprenorphine dosages should not be combined in an averaged metric. </w:t>
      </w:r>
    </w:p>
  </w:comment>
  <w:comment w:id="25" w:author="Sundermann, Alexandra C" w:date="2026-01-21T16:39:00Z" w:initials="AS">
    <w:p w14:paraId="7DE0A8FC" w14:textId="77777777" w:rsidR="007B0976" w:rsidRDefault="00F93A7B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 xml:space="preserve">It would make more sense to describe dosage by formulation since dosage is not equivalent across formulations (e.g., 4 mg buccal buprenorphine is not equivalent to 4 mg sublingual) </w:t>
      </w:r>
    </w:p>
  </w:comment>
  <w:comment w:id="31" w:author="Sundermann, Alexandra C" w:date="2026-01-21T16:32:00Z" w:initials="AS">
    <w:p w14:paraId="543328B6" w14:textId="24BBB643" w:rsidR="003172F9" w:rsidRDefault="003172F9" w:rsidP="003172F9">
      <w:r>
        <w:rPr>
          <w:rStyle w:val="CommentReference"/>
        </w:rPr>
        <w:annotationRef/>
      </w:r>
      <w:r>
        <w:rPr>
          <w:sz w:val="20"/>
          <w:szCs w:val="20"/>
        </w:rPr>
        <w:t>Consider rewording as total days covered during baseline.</w:t>
      </w:r>
    </w:p>
  </w:comment>
  <w:comment w:id="32" w:author="Sundermann, Alexandra C" w:date="2026-01-21T16:46:00Z" w:initials="AS">
    <w:p w14:paraId="252FF188" w14:textId="77777777" w:rsidR="00C618AC" w:rsidRDefault="00C618AC" w:rsidP="00C618AC">
      <w:r>
        <w:rPr>
          <w:rStyle w:val="CommentReference"/>
        </w:rPr>
        <w:annotationRef/>
      </w:r>
      <w:r>
        <w:rPr>
          <w:sz w:val="20"/>
          <w:szCs w:val="20"/>
        </w:rPr>
        <w:t>Include spline model in the supplement</w:t>
      </w:r>
    </w:p>
  </w:comment>
  <w:comment w:id="34" w:author="Sundermann, Alexandra C" w:date="2026-01-21T16:42:00Z" w:initials="AS">
    <w:p w14:paraId="1F051EA7" w14:textId="77777777" w:rsidR="007B0976" w:rsidRDefault="00F93A7B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 xml:space="preserve">Consider only representing main estimate in the table and only including list of covariates in the footnote and how they were modeled. (that is, remove highlighted cells to Avoid table 2 fallacy) </w:t>
      </w:r>
    </w:p>
  </w:comment>
  <w:comment w:id="41" w:author="Sundermann, Alexandra C" w:date="2026-01-21T16:47:00Z" w:initials="AS">
    <w:p w14:paraId="7BD71167" w14:textId="3B150071" w:rsidR="001E1DA8" w:rsidRDefault="001E1DA8" w:rsidP="001E1DA8">
      <w:r>
        <w:rPr>
          <w:rStyle w:val="CommentReference"/>
        </w:rPr>
        <w:annotationRef/>
      </w:r>
      <w:r>
        <w:rPr>
          <w:sz w:val="20"/>
          <w:szCs w:val="20"/>
        </w:rPr>
        <w:t>Is this a linear term comparing two years? Maybe represented as 2 year difference</w:t>
      </w:r>
    </w:p>
  </w:comment>
  <w:comment w:id="42" w:author="Sundermann, Alexandra C" w:date="2026-01-21T17:08:00Z" w:initials="AS">
    <w:p w14:paraId="617D3474" w14:textId="77777777" w:rsidR="007B0976" w:rsidRDefault="007B0976" w:rsidP="007B0976">
      <w:r>
        <w:rPr>
          <w:rStyle w:val="CommentReference"/>
        </w:rPr>
        <w:annotationRef/>
      </w:r>
      <w:r>
        <w:rPr>
          <w:sz w:val="20"/>
          <w:szCs w:val="20"/>
        </w:rPr>
        <w:t xml:space="preserve">This notation is confusing. Is this a linear term? </w:t>
      </w:r>
    </w:p>
  </w:comment>
  <w:comment w:id="50" w:author="Sundermann, Alexandra C" w:date="2026-01-21T17:08:00Z" w:initials="AS">
    <w:p w14:paraId="1F7B5E21" w14:textId="77777777" w:rsidR="007B0976" w:rsidRDefault="007B0976" w:rsidP="007B0976">
      <w:r>
        <w:rPr>
          <w:rStyle w:val="CommentReference"/>
        </w:rPr>
        <w:annotationRef/>
      </w:r>
      <w:r>
        <w:rPr>
          <w:sz w:val="20"/>
          <w:szCs w:val="20"/>
        </w:rPr>
        <w:t xml:space="preserve">This notation is confusing. Is this a linear term? </w:t>
      </w:r>
    </w:p>
  </w:comment>
  <w:comment w:id="49" w:author="Sundermann, Alexandra C" w:date="2026-01-21T16:48:00Z" w:initials="AS">
    <w:p w14:paraId="6162CA81" w14:textId="77777777" w:rsidR="001E1DA8" w:rsidRDefault="001E1DA8" w:rsidP="001E1DA8">
      <w:r>
        <w:rPr>
          <w:rStyle w:val="CommentReference"/>
        </w:rPr>
        <w:annotationRef/>
      </w:r>
      <w:r>
        <w:rPr>
          <w:sz w:val="20"/>
          <w:szCs w:val="20"/>
        </w:rPr>
        <w:t xml:space="preserve">Is this a linear term? Maybe just represent as the difference in a change in one year of maternal age? </w:t>
      </w:r>
    </w:p>
  </w:comment>
  <w:comment w:id="57" w:author="Sundermann, Alexandra C" w:date="2026-01-21T16:48:00Z" w:initials="AS">
    <w:p w14:paraId="239A56B1" w14:textId="77777777" w:rsidR="007B0976" w:rsidRDefault="001E1DA8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>Is this a linear term? Maybe just represent as the difference in a change in one gestational week?  The way that it is represented here makes it look like an categorical variable with two bins compared</w:t>
      </w:r>
    </w:p>
  </w:comment>
  <w:comment w:id="98" w:author="Sundermann, Alexandra C" w:date="2026-01-21T16:55:00Z" w:initials="AS">
    <w:p w14:paraId="53D8AA3B" w14:textId="09F71A79" w:rsidR="00587991" w:rsidRDefault="00587991" w:rsidP="00587991">
      <w:r>
        <w:rPr>
          <w:rStyle w:val="CommentReference"/>
        </w:rPr>
        <w:annotationRef/>
      </w:r>
      <w:r>
        <w:rPr>
          <w:sz w:val="20"/>
          <w:szCs w:val="20"/>
        </w:rPr>
        <w:t xml:space="preserve">Consider only presenting estimates for the main exposure and eliminating highlighted values. </w:t>
      </w:r>
    </w:p>
  </w:comment>
  <w:comment w:id="97" w:author="Sundermann, Alexandra C" w:date="2026-01-21T16:57:00Z" w:initials="AS">
    <w:p w14:paraId="0C71940E" w14:textId="77777777" w:rsidR="007B0976" w:rsidRDefault="00470F32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>Consider making a single table that presents only the main estimates from Table 2 and Table 3</w:t>
      </w:r>
    </w:p>
  </w:comment>
  <w:comment w:id="101" w:author="Sundermann, Alexandra C" w:date="2026-01-21T16:54:00Z" w:initials="AS">
    <w:p w14:paraId="139CDCE5" w14:textId="77777777" w:rsidR="007B0976" w:rsidRDefault="00587991" w:rsidP="007B0976">
      <w:r>
        <w:rPr>
          <w:rStyle w:val="CommentReference"/>
        </w:rPr>
        <w:annotationRef/>
      </w:r>
      <w:r w:rsidR="007B0976">
        <w:rPr>
          <w:sz w:val="20"/>
          <w:szCs w:val="20"/>
        </w:rPr>
        <w:t>Consider stratified estimates by when prescriptions were provided</w:t>
      </w:r>
    </w:p>
  </w:comment>
  <w:comment w:id="116" w:author="Sundermann, Alexandra C" w:date="2026-01-21T16:50:00Z" w:initials="AS">
    <w:p w14:paraId="0CE268EC" w14:textId="773E516B" w:rsidR="001E1DA8" w:rsidRDefault="001E1DA8" w:rsidP="001E1DA8">
      <w:r>
        <w:rPr>
          <w:rStyle w:val="CommentReference"/>
        </w:rPr>
        <w:annotationRef/>
      </w:r>
      <w:r>
        <w:rPr>
          <w:sz w:val="20"/>
          <w:szCs w:val="20"/>
        </w:rPr>
        <w:t>See notes above about how you are denoting continuous terms</w:t>
      </w:r>
    </w:p>
  </w:comment>
  <w:comment w:id="117" w:author="Sundermann, Alexandra C" w:date="2026-01-21T16:50:00Z" w:initials="AS">
    <w:p w14:paraId="4CB51DB8" w14:textId="77777777" w:rsidR="001E1DA8" w:rsidRDefault="001E1DA8" w:rsidP="001E1DA8">
      <w:r>
        <w:rPr>
          <w:rStyle w:val="CommentReference"/>
        </w:rPr>
        <w:annotationRef/>
      </w:r>
      <w:r>
        <w:rPr>
          <w:sz w:val="20"/>
          <w:szCs w:val="20"/>
        </w:rPr>
        <w:t xml:space="preserve">True for year of delivery, age at delivery, gestational week of delivery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1C4C73" w15:done="0"/>
  <w15:commentEx w15:paraId="423607A3" w15:done="0"/>
  <w15:commentEx w15:paraId="1C90E138" w15:done="0"/>
  <w15:commentEx w15:paraId="7A64F10B" w15:done="0"/>
  <w15:commentEx w15:paraId="2831A20E" w15:done="0"/>
  <w15:commentEx w15:paraId="28B58833" w15:done="0"/>
  <w15:commentEx w15:paraId="7B2ADBE5" w15:done="0"/>
  <w15:commentEx w15:paraId="492AF742" w15:done="0"/>
  <w15:commentEx w15:paraId="431AA739" w15:done="0"/>
  <w15:commentEx w15:paraId="7DE0A8FC" w15:done="0"/>
  <w15:commentEx w15:paraId="543328B6" w15:done="0"/>
  <w15:commentEx w15:paraId="252FF188" w15:done="0"/>
  <w15:commentEx w15:paraId="1F051EA7" w15:done="0"/>
  <w15:commentEx w15:paraId="7BD71167" w15:done="0"/>
  <w15:commentEx w15:paraId="617D3474" w15:done="0"/>
  <w15:commentEx w15:paraId="1F7B5E21" w15:done="0"/>
  <w15:commentEx w15:paraId="6162CA81" w15:done="0"/>
  <w15:commentEx w15:paraId="239A56B1" w15:done="0"/>
  <w15:commentEx w15:paraId="53D8AA3B" w15:done="0"/>
  <w15:commentEx w15:paraId="0C71940E" w15:done="0"/>
  <w15:commentEx w15:paraId="139CDCE5" w15:done="0"/>
  <w15:commentEx w15:paraId="0CE268EC" w15:done="0"/>
  <w15:commentEx w15:paraId="4CB51DB8" w15:paraIdParent="0CE268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6175BB" w16cex:dateUtc="2026-01-21T22:20:00Z"/>
  <w16cex:commentExtensible w16cex:durableId="49D487FD" w16cex:dateUtc="2026-01-21T22:14:00Z"/>
  <w16cex:commentExtensible w16cex:durableId="42D2D4E9" w16cex:dateUtc="2026-01-21T22:35:00Z"/>
  <w16cex:commentExtensible w16cex:durableId="0CC53A63" w16cex:dateUtc="2026-01-21T22:23:00Z"/>
  <w16cex:commentExtensible w16cex:durableId="144F40AC" w16cex:dateUtc="2026-01-21T22:28:00Z"/>
  <w16cex:commentExtensible w16cex:durableId="20FD43CE" w16cex:dateUtc="2026-01-21T22:28:00Z"/>
  <w16cex:commentExtensible w16cex:durableId="0A21C01D" w16cex:dateUtc="2026-01-21T22:25:00Z"/>
  <w16cex:commentExtensible w16cex:durableId="5C480F5F" w16cex:dateUtc="2026-01-21T23:05:00Z"/>
  <w16cex:commentExtensible w16cex:durableId="70ADA6D4" w16cex:dateUtc="2026-01-21T22:34:00Z"/>
  <w16cex:commentExtensible w16cex:durableId="2DD43388" w16cex:dateUtc="2026-01-21T22:39:00Z"/>
  <w16cex:commentExtensible w16cex:durableId="7A07CA1C" w16cex:dateUtc="2026-01-21T22:32:00Z"/>
  <w16cex:commentExtensible w16cex:durableId="2E17BA76" w16cex:dateUtc="2026-01-21T22:46:00Z"/>
  <w16cex:commentExtensible w16cex:durableId="02C614B6" w16cex:dateUtc="2026-01-21T22:42:00Z"/>
  <w16cex:commentExtensible w16cex:durableId="56C3B576" w16cex:dateUtc="2026-01-21T22:47:00Z"/>
  <w16cex:commentExtensible w16cex:durableId="5A092D1E" w16cex:dateUtc="2026-01-21T23:08:00Z"/>
  <w16cex:commentExtensible w16cex:durableId="2A5607CA" w16cex:dateUtc="2026-01-21T23:08:00Z"/>
  <w16cex:commentExtensible w16cex:durableId="2235C4A8" w16cex:dateUtc="2026-01-21T22:48:00Z"/>
  <w16cex:commentExtensible w16cex:durableId="760CC443" w16cex:dateUtc="2026-01-21T22:48:00Z"/>
  <w16cex:commentExtensible w16cex:durableId="78BFAEBC" w16cex:dateUtc="2026-01-21T22:55:00Z"/>
  <w16cex:commentExtensible w16cex:durableId="2449B819" w16cex:dateUtc="2026-01-21T22:57:00Z"/>
  <w16cex:commentExtensible w16cex:durableId="76DF1837" w16cex:dateUtc="2026-01-21T22:54:00Z"/>
  <w16cex:commentExtensible w16cex:durableId="043B7F61" w16cex:dateUtc="2026-01-21T22:50:00Z"/>
  <w16cex:commentExtensible w16cex:durableId="3D6051B9" w16cex:dateUtc="2026-01-21T22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1C4C73" w16cid:durableId="5B6175BB"/>
  <w16cid:commentId w16cid:paraId="423607A3" w16cid:durableId="49D487FD"/>
  <w16cid:commentId w16cid:paraId="1C90E138" w16cid:durableId="42D2D4E9"/>
  <w16cid:commentId w16cid:paraId="7A64F10B" w16cid:durableId="0CC53A63"/>
  <w16cid:commentId w16cid:paraId="2831A20E" w16cid:durableId="144F40AC"/>
  <w16cid:commentId w16cid:paraId="28B58833" w16cid:durableId="20FD43CE"/>
  <w16cid:commentId w16cid:paraId="7B2ADBE5" w16cid:durableId="0A21C01D"/>
  <w16cid:commentId w16cid:paraId="492AF742" w16cid:durableId="5C480F5F"/>
  <w16cid:commentId w16cid:paraId="431AA739" w16cid:durableId="70ADA6D4"/>
  <w16cid:commentId w16cid:paraId="7DE0A8FC" w16cid:durableId="2DD43388"/>
  <w16cid:commentId w16cid:paraId="543328B6" w16cid:durableId="7A07CA1C"/>
  <w16cid:commentId w16cid:paraId="252FF188" w16cid:durableId="2E17BA76"/>
  <w16cid:commentId w16cid:paraId="1F051EA7" w16cid:durableId="02C614B6"/>
  <w16cid:commentId w16cid:paraId="7BD71167" w16cid:durableId="56C3B576"/>
  <w16cid:commentId w16cid:paraId="617D3474" w16cid:durableId="5A092D1E"/>
  <w16cid:commentId w16cid:paraId="1F7B5E21" w16cid:durableId="2A5607CA"/>
  <w16cid:commentId w16cid:paraId="6162CA81" w16cid:durableId="2235C4A8"/>
  <w16cid:commentId w16cid:paraId="239A56B1" w16cid:durableId="760CC443"/>
  <w16cid:commentId w16cid:paraId="53D8AA3B" w16cid:durableId="78BFAEBC"/>
  <w16cid:commentId w16cid:paraId="0C71940E" w16cid:durableId="2449B819"/>
  <w16cid:commentId w16cid:paraId="139CDCE5" w16cid:durableId="76DF1837"/>
  <w16cid:commentId w16cid:paraId="0CE268EC" w16cid:durableId="043B7F61"/>
  <w16cid:commentId w16cid:paraId="4CB51DB8" w16cid:durableId="3D6051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dermann, Alexandra C">
    <w15:presenceInfo w15:providerId="AD" w15:userId="S::alex.c.sundermann@vumc.org::a41d8c72-3b23-4196-841f-640a879341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BB"/>
    <w:rsid w:val="000258AF"/>
    <w:rsid w:val="0005150F"/>
    <w:rsid w:val="00080C38"/>
    <w:rsid w:val="000C27DF"/>
    <w:rsid w:val="001A5E5F"/>
    <w:rsid w:val="001E1DA8"/>
    <w:rsid w:val="0021008B"/>
    <w:rsid w:val="00266016"/>
    <w:rsid w:val="00285D6B"/>
    <w:rsid w:val="00286664"/>
    <w:rsid w:val="002B751C"/>
    <w:rsid w:val="002D0FB9"/>
    <w:rsid w:val="003172F9"/>
    <w:rsid w:val="00440E85"/>
    <w:rsid w:val="00470F32"/>
    <w:rsid w:val="00527F45"/>
    <w:rsid w:val="00587991"/>
    <w:rsid w:val="006658FF"/>
    <w:rsid w:val="006B248A"/>
    <w:rsid w:val="006B4121"/>
    <w:rsid w:val="006E6A83"/>
    <w:rsid w:val="00740050"/>
    <w:rsid w:val="007568D3"/>
    <w:rsid w:val="007B0976"/>
    <w:rsid w:val="00870D23"/>
    <w:rsid w:val="00897BD2"/>
    <w:rsid w:val="00902888"/>
    <w:rsid w:val="00923CD1"/>
    <w:rsid w:val="00925AD9"/>
    <w:rsid w:val="009662F5"/>
    <w:rsid w:val="009C12D9"/>
    <w:rsid w:val="009F5C67"/>
    <w:rsid w:val="00A443BB"/>
    <w:rsid w:val="00A45476"/>
    <w:rsid w:val="00AD6AEE"/>
    <w:rsid w:val="00AE0186"/>
    <w:rsid w:val="00BE1003"/>
    <w:rsid w:val="00C0409B"/>
    <w:rsid w:val="00C27112"/>
    <w:rsid w:val="00C55324"/>
    <w:rsid w:val="00C618AC"/>
    <w:rsid w:val="00C84580"/>
    <w:rsid w:val="00CE3C50"/>
    <w:rsid w:val="00D05E03"/>
    <w:rsid w:val="00D27542"/>
    <w:rsid w:val="00D3795B"/>
    <w:rsid w:val="00DA4B76"/>
    <w:rsid w:val="00DA5522"/>
    <w:rsid w:val="00E01C39"/>
    <w:rsid w:val="00E523D6"/>
    <w:rsid w:val="00E72044"/>
    <w:rsid w:val="00EA21C0"/>
    <w:rsid w:val="00ED2D62"/>
    <w:rsid w:val="00F07749"/>
    <w:rsid w:val="00F93A7B"/>
    <w:rsid w:val="00F97856"/>
    <w:rsid w:val="00FE1E6D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09682"/>
  <w14:defaultImageDpi w14:val="32767"/>
  <w15:chartTrackingRefBased/>
  <w15:docId w15:val="{CC5B0E12-0DCA-084D-81AC-34A8C2EB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C3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3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B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B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B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B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B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4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BB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4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7B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7B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7B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7B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7BD2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90288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654</Words>
  <Characters>3762</Characters>
  <Application>Microsoft Office Word</Application>
  <DocSecurity>0</DocSecurity>
  <Lines>289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Ahra</dc:creator>
  <cp:keywords/>
  <dc:description/>
  <cp:lastModifiedBy>Sundermann, Alexandra C</cp:lastModifiedBy>
  <cp:revision>11</cp:revision>
  <dcterms:created xsi:type="dcterms:W3CDTF">2026-01-19T22:32:00Z</dcterms:created>
  <dcterms:modified xsi:type="dcterms:W3CDTF">2026-01-21T23:09:00Z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2026-01-17T15:26:14Z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71ab5a7f-7361-45f8-854e-d61198b1a325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10, 3, 0, 1</vt:lpwstr>
  </property>
</Properties>
</file>