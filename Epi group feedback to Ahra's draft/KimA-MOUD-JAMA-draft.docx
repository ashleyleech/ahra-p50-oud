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A2665" w14:textId="77247220" w:rsidR="00755A1F" w:rsidRDefault="00755A1F" w:rsidP="00372D26">
      <w:pPr>
        <w:spacing w:line="240" w:lineRule="auto"/>
        <w:contextualSpacing/>
        <w:rPr>
          <w:rFonts w:ascii="Times New Roman" w:hAnsi="Times New Roman" w:cs="Times New Roman"/>
        </w:rPr>
      </w:pPr>
      <w:r>
        <w:rPr>
          <w:rFonts w:ascii="Times New Roman" w:hAnsi="Times New Roman" w:cs="Times New Roman"/>
          <w:b/>
          <w:bCs/>
        </w:rPr>
        <w:t xml:space="preserve">Title: </w:t>
      </w:r>
      <w:r>
        <w:rPr>
          <w:rFonts w:ascii="Times New Roman" w:hAnsi="Times New Roman" w:cs="Times New Roman"/>
        </w:rPr>
        <w:t xml:space="preserve">Risks of Death and Overdose in Pregnant Individuals on Medications for Opioid Use Disorder </w:t>
      </w:r>
    </w:p>
    <w:p w14:paraId="1AE36D2D" w14:textId="77777777" w:rsidR="00755A1F" w:rsidRDefault="00755A1F" w:rsidP="00372D26">
      <w:pPr>
        <w:spacing w:line="240" w:lineRule="auto"/>
        <w:contextualSpacing/>
        <w:rPr>
          <w:rFonts w:ascii="Times New Roman" w:hAnsi="Times New Roman" w:cs="Times New Roman"/>
        </w:rPr>
      </w:pPr>
    </w:p>
    <w:p w14:paraId="2C0420E1" w14:textId="44E3061B" w:rsidR="00755A1F" w:rsidRPr="00C50FBE" w:rsidRDefault="00755A1F" w:rsidP="00372D26">
      <w:pPr>
        <w:spacing w:line="240" w:lineRule="auto"/>
        <w:contextualSpacing/>
        <w:rPr>
          <w:rFonts w:ascii="Times New Roman" w:hAnsi="Times New Roman" w:cs="Times New Roman"/>
        </w:rPr>
      </w:pPr>
      <w:r>
        <w:rPr>
          <w:rFonts w:ascii="Times New Roman" w:hAnsi="Times New Roman" w:cs="Times New Roman"/>
        </w:rPr>
        <w:t xml:space="preserve">Ahra Kim, MPH; Andrew </w:t>
      </w:r>
      <w:r w:rsidR="0058446D">
        <w:rPr>
          <w:rFonts w:ascii="Times New Roman" w:hAnsi="Times New Roman" w:cs="Times New Roman"/>
        </w:rPr>
        <w:t xml:space="preserve">D. </w:t>
      </w:r>
      <w:r>
        <w:rPr>
          <w:rFonts w:ascii="Times New Roman" w:hAnsi="Times New Roman" w:cs="Times New Roman"/>
        </w:rPr>
        <w:t xml:space="preserve">Wiese, PhD; </w:t>
      </w:r>
      <w:r w:rsidR="0058446D">
        <w:rPr>
          <w:rFonts w:ascii="Times New Roman" w:hAnsi="Times New Roman" w:cs="Times New Roman"/>
        </w:rPr>
        <w:t>Sarah Osmundson, MD; Chad You MD MA; Carlos Grijalva, MPH MD; Margaret Adgent, PhD; Alex</w:t>
      </w:r>
      <w:ins w:id="0" w:author="Sundermann, Alexandra C" w:date="2026-01-21T16:05:00Z" w16du:dateUtc="2026-01-21T22:05:00Z">
        <w:r w:rsidR="00DA6D34">
          <w:rPr>
            <w:rFonts w:ascii="Times New Roman" w:hAnsi="Times New Roman" w:cs="Times New Roman"/>
          </w:rPr>
          <w:t>andra C.</w:t>
        </w:r>
      </w:ins>
      <w:r w:rsidR="0058446D">
        <w:rPr>
          <w:rFonts w:ascii="Times New Roman" w:hAnsi="Times New Roman" w:cs="Times New Roman"/>
        </w:rPr>
        <w:t xml:space="preserve"> Sunderman, MD PhD; Andrew Spieker, PhD; Amelie Pham, MD; Stephen Patrick, MD; </w:t>
      </w:r>
      <w:r>
        <w:rPr>
          <w:rFonts w:ascii="Times New Roman" w:hAnsi="Times New Roman" w:cs="Times New Roman"/>
        </w:rPr>
        <w:t xml:space="preserve">Ashley </w:t>
      </w:r>
      <w:r w:rsidR="00F311D2">
        <w:rPr>
          <w:rFonts w:ascii="Times New Roman" w:hAnsi="Times New Roman" w:cs="Times New Roman"/>
        </w:rPr>
        <w:t xml:space="preserve">A. </w:t>
      </w:r>
      <w:r>
        <w:rPr>
          <w:rFonts w:ascii="Times New Roman" w:hAnsi="Times New Roman" w:cs="Times New Roman"/>
        </w:rPr>
        <w:t>Leech, PhD</w:t>
      </w:r>
    </w:p>
    <w:p w14:paraId="7DC91D63" w14:textId="77777777" w:rsidR="00755A1F" w:rsidRPr="00755A1F" w:rsidRDefault="00755A1F" w:rsidP="00372D26">
      <w:pPr>
        <w:spacing w:line="240" w:lineRule="auto"/>
        <w:contextualSpacing/>
        <w:rPr>
          <w:rFonts w:ascii="Times New Roman" w:hAnsi="Times New Roman" w:cs="Times New Roman"/>
          <w:b/>
          <w:bCs/>
        </w:rPr>
      </w:pPr>
    </w:p>
    <w:p w14:paraId="466434A2" w14:textId="77777777" w:rsidR="00755A1F" w:rsidRDefault="00755A1F">
      <w:pPr>
        <w:rPr>
          <w:rFonts w:ascii="Times New Roman" w:hAnsi="Times New Roman" w:cs="Times New Roman"/>
          <w:b/>
          <w:bCs/>
        </w:rPr>
      </w:pPr>
    </w:p>
    <w:p w14:paraId="2450354F" w14:textId="77777777" w:rsidR="00755A1F" w:rsidRDefault="00755A1F">
      <w:pPr>
        <w:rPr>
          <w:rFonts w:ascii="Times New Roman" w:hAnsi="Times New Roman" w:cs="Times New Roman"/>
          <w:b/>
          <w:bCs/>
        </w:rPr>
      </w:pPr>
    </w:p>
    <w:p w14:paraId="60307500" w14:textId="77777777" w:rsidR="00755A1F" w:rsidRDefault="00755A1F">
      <w:pPr>
        <w:rPr>
          <w:rFonts w:ascii="Times New Roman" w:hAnsi="Times New Roman" w:cs="Times New Roman"/>
          <w:b/>
          <w:bCs/>
        </w:rPr>
      </w:pPr>
      <w:r>
        <w:rPr>
          <w:rFonts w:ascii="Times New Roman" w:hAnsi="Times New Roman" w:cs="Times New Roman"/>
          <w:b/>
          <w:bCs/>
        </w:rPr>
        <w:t>Corresponding Author:</w:t>
      </w:r>
    </w:p>
    <w:p w14:paraId="0933D1FC" w14:textId="26D0C34C" w:rsidR="00755A1F" w:rsidRDefault="00755A1F">
      <w:pPr>
        <w:rPr>
          <w:rFonts w:ascii="Times New Roman" w:hAnsi="Times New Roman" w:cs="Times New Roman"/>
        </w:rPr>
      </w:pPr>
      <w:r>
        <w:rPr>
          <w:rFonts w:ascii="Times New Roman" w:hAnsi="Times New Roman" w:cs="Times New Roman"/>
          <w:b/>
          <w:bCs/>
        </w:rPr>
        <w:t xml:space="preserve">Word Count: </w:t>
      </w:r>
      <w:r w:rsidR="00EE07BC">
        <w:rPr>
          <w:rFonts w:ascii="Times New Roman" w:hAnsi="Times New Roman" w:cs="Times New Roman"/>
        </w:rPr>
        <w:t>2790</w:t>
      </w:r>
      <w:r>
        <w:rPr>
          <w:rFonts w:ascii="Times New Roman" w:hAnsi="Times New Roman" w:cs="Times New Roman"/>
        </w:rPr>
        <w:t xml:space="preserve">/3,000; References: </w:t>
      </w:r>
      <w:r w:rsidR="00EE07BC">
        <w:rPr>
          <w:rFonts w:ascii="Times New Roman" w:hAnsi="Times New Roman" w:cs="Times New Roman"/>
        </w:rPr>
        <w:t>30</w:t>
      </w:r>
      <w:r>
        <w:rPr>
          <w:rFonts w:ascii="Times New Roman" w:hAnsi="Times New Roman" w:cs="Times New Roman"/>
        </w:rPr>
        <w:t xml:space="preserve">; Tables </w:t>
      </w:r>
      <w:r w:rsidR="00EE07BC">
        <w:rPr>
          <w:rFonts w:ascii="Times New Roman" w:hAnsi="Times New Roman" w:cs="Times New Roman"/>
        </w:rPr>
        <w:t>3</w:t>
      </w:r>
      <w:r>
        <w:rPr>
          <w:rFonts w:ascii="Times New Roman" w:hAnsi="Times New Roman" w:cs="Times New Roman"/>
        </w:rPr>
        <w:t xml:space="preserve">, Figures </w:t>
      </w:r>
      <w:r w:rsidR="00EE07BC">
        <w:rPr>
          <w:rFonts w:ascii="Times New Roman" w:hAnsi="Times New Roman" w:cs="Times New Roman"/>
        </w:rPr>
        <w:t>2</w:t>
      </w:r>
    </w:p>
    <w:p w14:paraId="6298D3F9" w14:textId="0114CD8B" w:rsidR="00755A1F" w:rsidRDefault="00755A1F">
      <w:pPr>
        <w:rPr>
          <w:rFonts w:ascii="Times New Roman" w:hAnsi="Times New Roman" w:cs="Times New Roman"/>
          <w:b/>
          <w:bCs/>
        </w:rPr>
      </w:pPr>
      <w:r>
        <w:rPr>
          <w:rFonts w:ascii="Times New Roman" w:hAnsi="Times New Roman" w:cs="Times New Roman"/>
          <w:b/>
          <w:bCs/>
        </w:rPr>
        <w:t>Acknowledgement</w:t>
      </w:r>
      <w:r w:rsidR="00EE07BC">
        <w:rPr>
          <w:rFonts w:ascii="Times New Roman" w:hAnsi="Times New Roman" w:cs="Times New Roman"/>
          <w:b/>
          <w:bCs/>
        </w:rPr>
        <w:t>:</w:t>
      </w:r>
    </w:p>
    <w:p w14:paraId="1BE460AC" w14:textId="77777777" w:rsidR="00755A1F" w:rsidRDefault="00755A1F">
      <w:pPr>
        <w:rPr>
          <w:rFonts w:ascii="Times New Roman" w:hAnsi="Times New Roman" w:cs="Times New Roman"/>
          <w:b/>
          <w:bCs/>
        </w:rPr>
      </w:pPr>
      <w:r>
        <w:rPr>
          <w:rFonts w:ascii="Times New Roman" w:hAnsi="Times New Roman" w:cs="Times New Roman"/>
          <w:b/>
          <w:bCs/>
        </w:rPr>
        <w:t xml:space="preserve">Funding: </w:t>
      </w:r>
    </w:p>
    <w:p w14:paraId="270653B5" w14:textId="66738E14" w:rsidR="00F61269" w:rsidRPr="00F61269" w:rsidRDefault="00755A1F" w:rsidP="00F61269">
      <w:pPr>
        <w:rPr>
          <w:rFonts w:ascii="Times New Roman" w:hAnsi="Times New Roman" w:cs="Times New Roman"/>
          <w:b/>
          <w:bCs/>
        </w:rPr>
      </w:pPr>
      <w:r>
        <w:rPr>
          <w:rFonts w:ascii="Times New Roman" w:hAnsi="Times New Roman" w:cs="Times New Roman"/>
          <w:b/>
          <w:bCs/>
        </w:rPr>
        <w:t xml:space="preserve">Disclosure: </w:t>
      </w:r>
      <w:r>
        <w:rPr>
          <w:rFonts w:ascii="Times New Roman" w:hAnsi="Times New Roman" w:cs="Times New Roman"/>
        </w:rPr>
        <w:t>None</w:t>
      </w:r>
      <w:r w:rsidR="00F61269">
        <w:rPr>
          <w:rFonts w:ascii="Times New Roman" w:hAnsi="Times New Roman" w:cs="Times New Roman"/>
          <w:b/>
          <w:bCs/>
        </w:rPr>
        <w:br w:type="page"/>
      </w:r>
    </w:p>
    <w:p w14:paraId="2855D2D8" w14:textId="01C8E014" w:rsidR="00F61269" w:rsidRPr="00F61269" w:rsidRDefault="00F61269" w:rsidP="00F61269">
      <w:pPr>
        <w:rPr>
          <w:rFonts w:ascii="Times New Roman" w:hAnsi="Times New Roman" w:cs="Times New Roman"/>
        </w:rPr>
        <w:sectPr w:rsidR="00F61269" w:rsidRPr="00F61269">
          <w:pgSz w:w="12240" w:h="15840"/>
          <w:pgMar w:top="1440" w:right="1440" w:bottom="1440" w:left="1440" w:header="720" w:footer="720" w:gutter="0"/>
          <w:cols w:space="720"/>
          <w:docGrid w:linePitch="360"/>
        </w:sectPr>
      </w:pPr>
    </w:p>
    <w:p w14:paraId="31C30F0A" w14:textId="26FD242A" w:rsidR="00F23A22" w:rsidRPr="005D3895" w:rsidRDefault="00F23A22" w:rsidP="00372D26">
      <w:pPr>
        <w:spacing w:line="240" w:lineRule="auto"/>
        <w:contextualSpacing/>
        <w:rPr>
          <w:rFonts w:ascii="Times New Roman" w:hAnsi="Times New Roman" w:cs="Times New Roman"/>
        </w:rPr>
      </w:pPr>
      <w:commentRangeStart w:id="1"/>
      <w:r>
        <w:rPr>
          <w:rFonts w:ascii="Times New Roman" w:hAnsi="Times New Roman" w:cs="Times New Roman"/>
          <w:b/>
          <w:bCs/>
        </w:rPr>
        <w:lastRenderedPageBreak/>
        <w:t xml:space="preserve">Key Points </w:t>
      </w:r>
      <w:commentRangeEnd w:id="1"/>
      <w:r w:rsidRPr="005D3895">
        <w:rPr>
          <w:rStyle w:val="CommentReference"/>
          <w:rFonts w:ascii="Times New Roman" w:hAnsi="Times New Roman" w:cs="Times New Roman"/>
          <w:sz w:val="24"/>
          <w:szCs w:val="24"/>
        </w:rPr>
        <w:commentReference w:id="1"/>
      </w:r>
    </w:p>
    <w:p w14:paraId="6E849B2F" w14:textId="77777777" w:rsidR="00F23A22" w:rsidRDefault="00F23A22" w:rsidP="00372D26">
      <w:pPr>
        <w:spacing w:line="240" w:lineRule="auto"/>
        <w:contextualSpacing/>
        <w:rPr>
          <w:rFonts w:ascii="Times New Roman" w:hAnsi="Times New Roman" w:cs="Times New Roman"/>
          <w:b/>
          <w:bCs/>
        </w:rPr>
      </w:pPr>
    </w:p>
    <w:p w14:paraId="19EDA5B1" w14:textId="769D5272" w:rsidR="00F23A22" w:rsidRPr="00F23A22" w:rsidRDefault="00F23A22" w:rsidP="00372D26">
      <w:pPr>
        <w:spacing w:line="240" w:lineRule="auto"/>
        <w:contextualSpacing/>
        <w:rPr>
          <w:rFonts w:ascii="Times New Roman" w:hAnsi="Times New Roman" w:cs="Times New Roman"/>
        </w:rPr>
      </w:pPr>
      <w:r>
        <w:rPr>
          <w:rFonts w:ascii="Times New Roman" w:hAnsi="Times New Roman" w:cs="Times New Roman"/>
          <w:b/>
          <w:bCs/>
        </w:rPr>
        <w:t xml:space="preserve">Question: </w:t>
      </w:r>
      <w:r w:rsidR="005D3895" w:rsidRPr="00EB002B">
        <w:rPr>
          <w:rFonts w:ascii="Times New Roman" w:hAnsi="Times New Roman" w:cs="Times New Roman"/>
        </w:rPr>
        <w:t>I</w:t>
      </w:r>
      <w:r w:rsidR="005D3895">
        <w:rPr>
          <w:rFonts w:ascii="Times New Roman" w:hAnsi="Times New Roman" w:cs="Times New Roman"/>
        </w:rPr>
        <w:t xml:space="preserve">s a greater days’ supply of medications for opioid use disorder (MOUD) </w:t>
      </w:r>
      <w:r w:rsidR="00E5729B">
        <w:rPr>
          <w:rFonts w:ascii="Times New Roman" w:hAnsi="Times New Roman" w:cs="Times New Roman"/>
        </w:rPr>
        <w:t xml:space="preserve">during pregnancy and postpartum </w:t>
      </w:r>
      <w:r w:rsidR="005D3895">
        <w:rPr>
          <w:rFonts w:ascii="Times New Roman" w:hAnsi="Times New Roman" w:cs="Times New Roman"/>
        </w:rPr>
        <w:t xml:space="preserve">associated with lower risks of overdose and death </w:t>
      </w:r>
      <w:commentRangeStart w:id="2"/>
      <w:r w:rsidR="005D3895">
        <w:rPr>
          <w:rFonts w:ascii="Times New Roman" w:hAnsi="Times New Roman" w:cs="Times New Roman"/>
        </w:rPr>
        <w:t xml:space="preserve">in individuals with OUD? </w:t>
      </w:r>
      <w:commentRangeEnd w:id="2"/>
      <w:r w:rsidR="00DA6D34" w:rsidRPr="00F23A22">
        <w:rPr>
          <w:rStyle w:val="CommentReference"/>
          <w:rFonts w:ascii="Times New Roman" w:hAnsi="Times New Roman" w:cs="Times New Roman"/>
          <w:sz w:val="24"/>
          <w:szCs w:val="24"/>
        </w:rPr>
        <w:commentReference w:id="2"/>
      </w:r>
    </w:p>
    <w:p w14:paraId="43995B90" w14:textId="77777777" w:rsidR="00F23A22" w:rsidRDefault="00F23A22" w:rsidP="00372D26">
      <w:pPr>
        <w:spacing w:line="240" w:lineRule="auto"/>
        <w:contextualSpacing/>
        <w:rPr>
          <w:rFonts w:ascii="Times New Roman" w:hAnsi="Times New Roman" w:cs="Times New Roman"/>
          <w:b/>
          <w:bCs/>
        </w:rPr>
      </w:pPr>
    </w:p>
    <w:p w14:paraId="4499C62A" w14:textId="6E8C4F45" w:rsidR="00F23A22" w:rsidRPr="005D3895" w:rsidRDefault="00F23A22" w:rsidP="00372D26">
      <w:pPr>
        <w:spacing w:line="240" w:lineRule="auto"/>
        <w:contextualSpacing/>
        <w:rPr>
          <w:rFonts w:ascii="Times New Roman" w:hAnsi="Times New Roman" w:cs="Times New Roman"/>
        </w:rPr>
      </w:pPr>
      <w:r>
        <w:rPr>
          <w:rFonts w:ascii="Times New Roman" w:hAnsi="Times New Roman" w:cs="Times New Roman"/>
          <w:b/>
          <w:bCs/>
        </w:rPr>
        <w:t>Findings:</w:t>
      </w:r>
      <w:r w:rsidR="005D3895">
        <w:rPr>
          <w:rFonts w:ascii="Times New Roman" w:hAnsi="Times New Roman" w:cs="Times New Roman"/>
          <w:b/>
          <w:bCs/>
        </w:rPr>
        <w:t xml:space="preserve"> </w:t>
      </w:r>
      <w:r w:rsidR="005D3895">
        <w:rPr>
          <w:rFonts w:ascii="Times New Roman" w:hAnsi="Times New Roman" w:cs="Times New Roman"/>
        </w:rPr>
        <w:t xml:space="preserve">We found that individuals with greater days’ supply of MOUD receipt were less likely to experience nonfatal overdose and death. </w:t>
      </w:r>
    </w:p>
    <w:p w14:paraId="7E0B80D6" w14:textId="77777777" w:rsidR="00F23A22" w:rsidRDefault="00F23A22" w:rsidP="00372D26">
      <w:pPr>
        <w:spacing w:line="240" w:lineRule="auto"/>
        <w:contextualSpacing/>
        <w:rPr>
          <w:rFonts w:ascii="Times New Roman" w:hAnsi="Times New Roman" w:cs="Times New Roman"/>
          <w:b/>
          <w:bCs/>
        </w:rPr>
      </w:pPr>
    </w:p>
    <w:p w14:paraId="1D8CDA76" w14:textId="51E05AB4" w:rsidR="00F23A22" w:rsidRPr="005D3895" w:rsidRDefault="00F23A22" w:rsidP="00372D26">
      <w:pPr>
        <w:spacing w:line="240" w:lineRule="auto"/>
        <w:contextualSpacing/>
        <w:rPr>
          <w:rFonts w:ascii="Times New Roman" w:hAnsi="Times New Roman" w:cs="Times New Roman"/>
        </w:rPr>
      </w:pPr>
      <w:r>
        <w:rPr>
          <w:rFonts w:ascii="Times New Roman" w:hAnsi="Times New Roman" w:cs="Times New Roman"/>
          <w:b/>
          <w:bCs/>
        </w:rPr>
        <w:t xml:space="preserve">Meaning: </w:t>
      </w:r>
      <w:commentRangeStart w:id="3"/>
      <w:r w:rsidR="00ED75E1">
        <w:rPr>
          <w:rFonts w:ascii="Times New Roman" w:hAnsi="Times New Roman" w:cs="Times New Roman"/>
        </w:rPr>
        <w:t>Pharmacologic</w:t>
      </w:r>
      <w:r w:rsidR="005D3895">
        <w:rPr>
          <w:rFonts w:ascii="Times New Roman" w:hAnsi="Times New Roman" w:cs="Times New Roman"/>
        </w:rPr>
        <w:t xml:space="preserve"> treatment for pregnant and postpartum individuals with OUD was protective </w:t>
      </w:r>
      <w:r w:rsidR="00334EB7">
        <w:rPr>
          <w:rFonts w:ascii="Times New Roman" w:hAnsi="Times New Roman" w:cs="Times New Roman"/>
        </w:rPr>
        <w:t>of</w:t>
      </w:r>
      <w:r w:rsidR="005D3895">
        <w:rPr>
          <w:rFonts w:ascii="Times New Roman" w:hAnsi="Times New Roman" w:cs="Times New Roman"/>
        </w:rPr>
        <w:t xml:space="preserve"> death and overdose. </w:t>
      </w:r>
      <w:commentRangeEnd w:id="3"/>
      <w:r w:rsidR="00DA6D34">
        <w:rPr>
          <w:rStyle w:val="CommentReference"/>
          <w:rFonts w:ascii="Times New Roman" w:hAnsi="Times New Roman" w:cs="Times New Roman"/>
          <w:sz w:val="24"/>
          <w:szCs w:val="24"/>
        </w:rPr>
        <w:commentReference w:id="3"/>
      </w:r>
      <w:r w:rsidR="005D3895">
        <w:rPr>
          <w:rFonts w:ascii="Times New Roman" w:hAnsi="Times New Roman" w:cs="Times New Roman"/>
        </w:rPr>
        <w:t xml:space="preserve">This finding underscores the need to improve MOUD </w:t>
      </w:r>
      <w:r w:rsidR="00180987">
        <w:rPr>
          <w:rFonts w:ascii="Times New Roman" w:hAnsi="Times New Roman" w:cs="Times New Roman"/>
        </w:rPr>
        <w:t xml:space="preserve">access and </w:t>
      </w:r>
      <w:r w:rsidR="005D3895">
        <w:rPr>
          <w:rFonts w:ascii="Times New Roman" w:hAnsi="Times New Roman" w:cs="Times New Roman"/>
        </w:rPr>
        <w:t xml:space="preserve">continuity in pregnant and postpartum individuals. </w:t>
      </w:r>
    </w:p>
    <w:p w14:paraId="339B6DBA" w14:textId="77777777" w:rsidR="00F23A22" w:rsidRDefault="00F23A22" w:rsidP="00372D26">
      <w:pPr>
        <w:spacing w:line="240" w:lineRule="auto"/>
        <w:contextualSpacing/>
        <w:rPr>
          <w:rFonts w:ascii="Times New Roman" w:hAnsi="Times New Roman" w:cs="Times New Roman"/>
          <w:b/>
          <w:bCs/>
        </w:rPr>
      </w:pPr>
    </w:p>
    <w:p w14:paraId="189DBD53" w14:textId="77777777" w:rsidR="00F23A22" w:rsidRDefault="00F23A22" w:rsidP="00372D26">
      <w:pPr>
        <w:spacing w:line="240" w:lineRule="auto"/>
        <w:contextualSpacing/>
        <w:rPr>
          <w:rFonts w:ascii="Times New Roman" w:hAnsi="Times New Roman" w:cs="Times New Roman"/>
          <w:b/>
          <w:bCs/>
        </w:rPr>
      </w:pPr>
    </w:p>
    <w:p w14:paraId="3E168A06" w14:textId="77777777" w:rsidR="00F23A22" w:rsidRDefault="00F23A22">
      <w:pPr>
        <w:rPr>
          <w:rFonts w:ascii="Times New Roman" w:hAnsi="Times New Roman" w:cs="Times New Roman"/>
          <w:b/>
          <w:bCs/>
        </w:rPr>
      </w:pPr>
      <w:r>
        <w:rPr>
          <w:rFonts w:ascii="Times New Roman" w:hAnsi="Times New Roman" w:cs="Times New Roman"/>
          <w:b/>
          <w:bCs/>
        </w:rPr>
        <w:br w:type="page"/>
      </w:r>
    </w:p>
    <w:p w14:paraId="28A305B7" w14:textId="2324CFB2" w:rsidR="00F61269" w:rsidRDefault="00F61269" w:rsidP="00372D26">
      <w:pPr>
        <w:spacing w:line="240" w:lineRule="auto"/>
        <w:contextualSpacing/>
        <w:rPr>
          <w:rFonts w:ascii="Times New Roman" w:hAnsi="Times New Roman" w:cs="Times New Roman"/>
          <w:b/>
          <w:bCs/>
        </w:rPr>
      </w:pPr>
      <w:commentRangeStart w:id="4"/>
      <w:commentRangeStart w:id="5"/>
      <w:r>
        <w:rPr>
          <w:rFonts w:ascii="Times New Roman" w:hAnsi="Times New Roman" w:cs="Times New Roman"/>
          <w:b/>
          <w:bCs/>
        </w:rPr>
        <w:lastRenderedPageBreak/>
        <w:t>Abstract</w:t>
      </w:r>
      <w:commentRangeEnd w:id="4"/>
      <w:r w:rsidR="00DC3B1E">
        <w:rPr>
          <w:rStyle w:val="CommentReference"/>
          <w:rFonts w:ascii="Times New Roman" w:hAnsi="Times New Roman" w:cs="Times New Roman"/>
          <w:b/>
          <w:bCs/>
          <w:sz w:val="24"/>
          <w:szCs w:val="24"/>
        </w:rPr>
        <w:commentReference w:id="4"/>
      </w:r>
      <w:commentRangeEnd w:id="5"/>
      <w:r w:rsidR="00EE07BC">
        <w:rPr>
          <w:rStyle w:val="CommentReference"/>
          <w:rFonts w:ascii="Times New Roman" w:hAnsi="Times New Roman" w:cs="Times New Roman"/>
          <w:b/>
          <w:bCs/>
          <w:sz w:val="24"/>
          <w:szCs w:val="24"/>
        </w:rPr>
        <w:commentReference w:id="5"/>
      </w:r>
    </w:p>
    <w:p w14:paraId="14703586" w14:textId="1CA1EE9A" w:rsidR="00F61269" w:rsidRDefault="00F61269" w:rsidP="00372D26">
      <w:pPr>
        <w:spacing w:line="240" w:lineRule="auto"/>
        <w:contextualSpacing/>
        <w:rPr>
          <w:rFonts w:ascii="Times New Roman" w:hAnsi="Times New Roman" w:cs="Times New Roman"/>
          <w:b/>
          <w:bCs/>
        </w:rPr>
      </w:pPr>
    </w:p>
    <w:p w14:paraId="5320E437" w14:textId="0232C7FF" w:rsidR="00D40899" w:rsidRDefault="00F61269" w:rsidP="00372D26">
      <w:pPr>
        <w:spacing w:line="240" w:lineRule="auto"/>
        <w:contextualSpacing/>
        <w:rPr>
          <w:rFonts w:ascii="Times New Roman" w:hAnsi="Times New Roman" w:cs="Times New Roman"/>
        </w:rPr>
      </w:pPr>
      <w:r>
        <w:rPr>
          <w:rFonts w:ascii="Times New Roman" w:hAnsi="Times New Roman" w:cs="Times New Roman"/>
          <w:b/>
          <w:bCs/>
        </w:rPr>
        <w:t>Importance:</w:t>
      </w:r>
      <w:r w:rsidR="00343CCE">
        <w:rPr>
          <w:rFonts w:ascii="Times New Roman" w:hAnsi="Times New Roman" w:cs="Times New Roman"/>
          <w:b/>
          <w:bCs/>
        </w:rPr>
        <w:t xml:space="preserve"> </w:t>
      </w:r>
      <w:r w:rsidR="008251C2" w:rsidRPr="00EF2BC4">
        <w:rPr>
          <w:rFonts w:ascii="Times New Roman" w:hAnsi="Times New Roman" w:cs="Times New Roman"/>
        </w:rPr>
        <w:t xml:space="preserve">Though medications for opioid use disorder (MOUD) </w:t>
      </w:r>
      <w:r w:rsidR="00ED75E1">
        <w:rPr>
          <w:rFonts w:ascii="Times New Roman" w:hAnsi="Times New Roman" w:cs="Times New Roman"/>
        </w:rPr>
        <w:t>are</w:t>
      </w:r>
      <w:r w:rsidR="00C60815" w:rsidRPr="00EF2BC4">
        <w:rPr>
          <w:rFonts w:ascii="Times New Roman" w:hAnsi="Times New Roman" w:cs="Times New Roman"/>
        </w:rPr>
        <w:t xml:space="preserve"> </w:t>
      </w:r>
      <w:r w:rsidR="008251C2" w:rsidRPr="00EF2BC4">
        <w:rPr>
          <w:rFonts w:ascii="Times New Roman" w:hAnsi="Times New Roman" w:cs="Times New Roman"/>
        </w:rPr>
        <w:t>recommended for pregnant and postpartum individuals with OUD to improve maternal and neonatal outcomes, underutilization is a concern.</w:t>
      </w:r>
      <w:r w:rsidR="00D40899">
        <w:rPr>
          <w:rFonts w:ascii="Times New Roman" w:hAnsi="Times New Roman" w:cs="Times New Roman"/>
        </w:rPr>
        <w:t xml:space="preserve"> While prior studies in the general US population link MOUD retention to lower overdose risk, this association during pregnancy and postpartum with maternal death and overdose among Medicaid enrollees has not been directly evaluated. </w:t>
      </w:r>
      <w:r w:rsidR="008251C2" w:rsidRPr="00EF2BC4">
        <w:rPr>
          <w:rFonts w:ascii="Times New Roman" w:hAnsi="Times New Roman" w:cs="Times New Roman"/>
        </w:rPr>
        <w:t xml:space="preserve"> </w:t>
      </w:r>
    </w:p>
    <w:p w14:paraId="61EB3D4A" w14:textId="77777777" w:rsidR="00F61269" w:rsidRDefault="00F61269" w:rsidP="00372D26">
      <w:pPr>
        <w:spacing w:line="240" w:lineRule="auto"/>
        <w:contextualSpacing/>
        <w:rPr>
          <w:rFonts w:ascii="Times New Roman" w:hAnsi="Times New Roman" w:cs="Times New Roman"/>
          <w:b/>
          <w:bCs/>
        </w:rPr>
      </w:pPr>
    </w:p>
    <w:p w14:paraId="31E48863" w14:textId="05671584" w:rsidR="00F61269" w:rsidRDefault="00F61269" w:rsidP="00372D26">
      <w:pPr>
        <w:spacing w:line="240" w:lineRule="auto"/>
        <w:contextualSpacing/>
        <w:rPr>
          <w:rFonts w:ascii="Times New Roman" w:hAnsi="Times New Roman" w:cs="Times New Roman"/>
          <w:b/>
          <w:bCs/>
        </w:rPr>
      </w:pPr>
      <w:r>
        <w:rPr>
          <w:rFonts w:ascii="Times New Roman" w:hAnsi="Times New Roman" w:cs="Times New Roman"/>
          <w:b/>
          <w:bCs/>
        </w:rPr>
        <w:t>Objective:</w:t>
      </w:r>
      <w:r w:rsidR="008251C2">
        <w:rPr>
          <w:rFonts w:ascii="Times New Roman" w:hAnsi="Times New Roman" w:cs="Times New Roman"/>
          <w:b/>
          <w:bCs/>
        </w:rPr>
        <w:t xml:space="preserve"> </w:t>
      </w:r>
      <w:r w:rsidR="008251C2">
        <w:rPr>
          <w:rFonts w:ascii="Times New Roman" w:hAnsi="Times New Roman" w:cs="Times New Roman"/>
        </w:rPr>
        <w:t>To examine if a greater days’ supply of MOUD treatment is associated with improved maternal outcomes.</w:t>
      </w:r>
    </w:p>
    <w:p w14:paraId="4516E16B" w14:textId="77777777" w:rsidR="00F61269" w:rsidRDefault="00F61269" w:rsidP="00372D26">
      <w:pPr>
        <w:spacing w:line="240" w:lineRule="auto"/>
        <w:contextualSpacing/>
        <w:rPr>
          <w:rFonts w:ascii="Times New Roman" w:hAnsi="Times New Roman" w:cs="Times New Roman"/>
          <w:b/>
          <w:bCs/>
        </w:rPr>
      </w:pPr>
    </w:p>
    <w:p w14:paraId="5CB537A3" w14:textId="7A94C0C2" w:rsidR="00F61269" w:rsidRPr="00EF2BC4" w:rsidRDefault="00F61269" w:rsidP="00372D26">
      <w:pPr>
        <w:spacing w:line="240" w:lineRule="auto"/>
        <w:contextualSpacing/>
        <w:rPr>
          <w:rFonts w:ascii="Times New Roman" w:hAnsi="Times New Roman" w:cs="Times New Roman"/>
        </w:rPr>
      </w:pPr>
      <w:r>
        <w:rPr>
          <w:rFonts w:ascii="Times New Roman" w:hAnsi="Times New Roman" w:cs="Times New Roman"/>
          <w:b/>
          <w:bCs/>
        </w:rPr>
        <w:t>Design:</w:t>
      </w:r>
      <w:r w:rsidR="008251C2">
        <w:rPr>
          <w:rFonts w:ascii="Times New Roman" w:hAnsi="Times New Roman" w:cs="Times New Roman"/>
          <w:b/>
          <w:bCs/>
        </w:rPr>
        <w:t xml:space="preserve"> </w:t>
      </w:r>
      <w:r w:rsidR="008251C2">
        <w:rPr>
          <w:rFonts w:ascii="Times New Roman" w:hAnsi="Times New Roman" w:cs="Times New Roman"/>
        </w:rPr>
        <w:t xml:space="preserve">This observational, retrospective cohort study included pregnant and postpartum individuals </w:t>
      </w:r>
      <w:r w:rsidR="008E6003">
        <w:rPr>
          <w:rFonts w:ascii="Times New Roman" w:hAnsi="Times New Roman" w:cs="Times New Roman"/>
        </w:rPr>
        <w:t>who delivered an infant between 2007 and 2020</w:t>
      </w:r>
      <w:r w:rsidR="00B7663A">
        <w:rPr>
          <w:rFonts w:ascii="Times New Roman" w:hAnsi="Times New Roman" w:cs="Times New Roman"/>
        </w:rPr>
        <w:t xml:space="preserve"> and </w:t>
      </w:r>
      <w:r w:rsidR="008E6003">
        <w:rPr>
          <w:rFonts w:ascii="Times New Roman" w:hAnsi="Times New Roman" w:cs="Times New Roman"/>
        </w:rPr>
        <w:t>followed</w:t>
      </w:r>
      <w:r w:rsidR="00B7663A">
        <w:rPr>
          <w:rFonts w:ascii="Times New Roman" w:hAnsi="Times New Roman" w:cs="Times New Roman"/>
        </w:rPr>
        <w:t xml:space="preserve"> for</w:t>
      </w:r>
      <w:r w:rsidR="008E6003">
        <w:rPr>
          <w:rFonts w:ascii="Times New Roman" w:hAnsi="Times New Roman" w:cs="Times New Roman"/>
        </w:rPr>
        <w:t xml:space="preserve"> 1-year postpartum or until the first occurrence of an outcome. </w:t>
      </w:r>
    </w:p>
    <w:p w14:paraId="6E28D25A" w14:textId="77777777" w:rsidR="00F61269" w:rsidRDefault="00F61269" w:rsidP="00372D26">
      <w:pPr>
        <w:spacing w:line="240" w:lineRule="auto"/>
        <w:contextualSpacing/>
        <w:rPr>
          <w:rFonts w:ascii="Times New Roman" w:hAnsi="Times New Roman" w:cs="Times New Roman"/>
          <w:b/>
          <w:bCs/>
        </w:rPr>
      </w:pPr>
    </w:p>
    <w:p w14:paraId="08D77587" w14:textId="2FCD3E1D" w:rsidR="00F61269" w:rsidRDefault="00F61269" w:rsidP="00372D26">
      <w:pPr>
        <w:spacing w:line="240" w:lineRule="auto"/>
        <w:contextualSpacing/>
        <w:rPr>
          <w:rFonts w:ascii="Times New Roman" w:hAnsi="Times New Roman" w:cs="Times New Roman"/>
          <w:b/>
          <w:bCs/>
        </w:rPr>
      </w:pPr>
      <w:r>
        <w:rPr>
          <w:rFonts w:ascii="Times New Roman" w:hAnsi="Times New Roman" w:cs="Times New Roman"/>
          <w:b/>
          <w:bCs/>
        </w:rPr>
        <w:t>Setting:</w:t>
      </w:r>
      <w:r w:rsidR="008E6003">
        <w:rPr>
          <w:rFonts w:ascii="Times New Roman" w:hAnsi="Times New Roman" w:cs="Times New Roman"/>
          <w:b/>
          <w:bCs/>
        </w:rPr>
        <w:t xml:space="preserve"> </w:t>
      </w:r>
      <w:r w:rsidR="008E6003">
        <w:rPr>
          <w:rFonts w:ascii="Times New Roman" w:hAnsi="Times New Roman" w:cs="Times New Roman"/>
        </w:rPr>
        <w:t xml:space="preserve">We used </w:t>
      </w:r>
      <w:r w:rsidR="00334EB7">
        <w:rPr>
          <w:rFonts w:ascii="Times New Roman" w:hAnsi="Times New Roman" w:cs="Times New Roman"/>
        </w:rPr>
        <w:t xml:space="preserve">data from </w:t>
      </w:r>
      <w:r w:rsidR="00EF2BC4">
        <w:rPr>
          <w:rFonts w:ascii="Times New Roman" w:hAnsi="Times New Roman" w:cs="Times New Roman"/>
        </w:rPr>
        <w:t xml:space="preserve">Tennessee </w:t>
      </w:r>
      <w:r w:rsidR="008E6003">
        <w:rPr>
          <w:rFonts w:ascii="Times New Roman" w:hAnsi="Times New Roman" w:cs="Times New Roman"/>
        </w:rPr>
        <w:t xml:space="preserve">Medicaid linked with </w:t>
      </w:r>
      <w:r w:rsidR="008E6003" w:rsidRPr="00B41348">
        <w:rPr>
          <w:rFonts w:ascii="Times New Roman" w:hAnsi="Times New Roman" w:cs="Times New Roman"/>
        </w:rPr>
        <w:t>vital records</w:t>
      </w:r>
      <w:r w:rsidR="008E6003">
        <w:rPr>
          <w:rFonts w:ascii="Times New Roman" w:hAnsi="Times New Roman" w:cs="Times New Roman"/>
        </w:rPr>
        <w:t>,</w:t>
      </w:r>
      <w:r w:rsidR="008E6003" w:rsidRPr="00B41348">
        <w:rPr>
          <w:rFonts w:ascii="Times New Roman" w:hAnsi="Times New Roman" w:cs="Times New Roman"/>
        </w:rPr>
        <w:t xml:space="preserve"> </w:t>
      </w:r>
      <w:r w:rsidR="008E6003">
        <w:rPr>
          <w:rFonts w:ascii="Times New Roman" w:hAnsi="Times New Roman" w:cs="Times New Roman"/>
        </w:rPr>
        <w:t>including</w:t>
      </w:r>
      <w:r w:rsidR="008E6003" w:rsidRPr="00B41348">
        <w:rPr>
          <w:rFonts w:ascii="Times New Roman" w:hAnsi="Times New Roman" w:cs="Times New Roman"/>
        </w:rPr>
        <w:t xml:space="preserve"> birth and death certificates, </w:t>
      </w:r>
      <w:r w:rsidR="008E6003">
        <w:rPr>
          <w:rFonts w:ascii="Times New Roman" w:hAnsi="Times New Roman" w:cs="Times New Roman"/>
        </w:rPr>
        <w:t xml:space="preserve">and </w:t>
      </w:r>
      <w:r w:rsidR="008E6003" w:rsidRPr="00B41348">
        <w:rPr>
          <w:rFonts w:ascii="Times New Roman" w:hAnsi="Times New Roman" w:cs="Times New Roman"/>
        </w:rPr>
        <w:t>data from the Tennessee Hospital Discharge Data Syste</w:t>
      </w:r>
      <w:r w:rsidR="008E6003">
        <w:rPr>
          <w:rFonts w:ascii="Times New Roman" w:hAnsi="Times New Roman" w:cs="Times New Roman"/>
        </w:rPr>
        <w:t>m</w:t>
      </w:r>
      <w:r w:rsidR="008E6003" w:rsidRPr="00B41348">
        <w:rPr>
          <w:rFonts w:ascii="Times New Roman" w:hAnsi="Times New Roman" w:cs="Times New Roman"/>
        </w:rPr>
        <w:t>.</w:t>
      </w:r>
    </w:p>
    <w:p w14:paraId="4CF8E2CD" w14:textId="77777777" w:rsidR="00F61269" w:rsidRDefault="00F61269" w:rsidP="00372D26">
      <w:pPr>
        <w:spacing w:line="240" w:lineRule="auto"/>
        <w:contextualSpacing/>
        <w:rPr>
          <w:rFonts w:ascii="Times New Roman" w:hAnsi="Times New Roman" w:cs="Times New Roman"/>
          <w:b/>
          <w:bCs/>
        </w:rPr>
      </w:pPr>
    </w:p>
    <w:p w14:paraId="3C863A20" w14:textId="041A6822" w:rsidR="00F61269" w:rsidRDefault="00F61269" w:rsidP="00372D26">
      <w:pPr>
        <w:spacing w:line="240" w:lineRule="auto"/>
        <w:contextualSpacing/>
        <w:rPr>
          <w:rFonts w:ascii="Times New Roman" w:hAnsi="Times New Roman" w:cs="Times New Roman"/>
          <w:b/>
          <w:bCs/>
        </w:rPr>
      </w:pPr>
      <w:r>
        <w:rPr>
          <w:rFonts w:ascii="Times New Roman" w:hAnsi="Times New Roman" w:cs="Times New Roman"/>
          <w:b/>
          <w:bCs/>
        </w:rPr>
        <w:t>Participants:</w:t>
      </w:r>
      <w:r w:rsidR="008E6003">
        <w:rPr>
          <w:rFonts w:ascii="Times New Roman" w:hAnsi="Times New Roman" w:cs="Times New Roman"/>
          <w:b/>
          <w:bCs/>
        </w:rPr>
        <w:t xml:space="preserve"> </w:t>
      </w:r>
      <w:r w:rsidR="008E6003">
        <w:rPr>
          <w:rFonts w:ascii="Times New Roman" w:hAnsi="Times New Roman" w:cs="Times New Roman"/>
        </w:rPr>
        <w:t>We included individuals aged 15-44 years with evidence of an OUD diagnosis or dispensed prescriptions for MOUD</w:t>
      </w:r>
      <w:r w:rsidR="008F6AE8">
        <w:rPr>
          <w:rFonts w:ascii="Times New Roman" w:hAnsi="Times New Roman" w:cs="Times New Roman"/>
        </w:rPr>
        <w:t xml:space="preserve"> during pregnancy with a delivery </w:t>
      </w:r>
      <w:r w:rsidR="008E6003">
        <w:rPr>
          <w:rFonts w:ascii="Times New Roman" w:hAnsi="Times New Roman" w:cs="Times New Roman"/>
        </w:rPr>
        <w:t xml:space="preserve">≥ </w:t>
      </w:r>
      <w:r w:rsidR="008E6003" w:rsidRPr="00B41348">
        <w:rPr>
          <w:rFonts w:ascii="Times New Roman" w:hAnsi="Times New Roman" w:cs="Times New Roman"/>
        </w:rPr>
        <w:t>20 weeks</w:t>
      </w:r>
      <w:r w:rsidR="008E6003">
        <w:rPr>
          <w:rFonts w:ascii="Times New Roman" w:hAnsi="Times New Roman" w:cs="Times New Roman"/>
        </w:rPr>
        <w:t xml:space="preserve">’ gestation. </w:t>
      </w:r>
    </w:p>
    <w:p w14:paraId="612A51B3" w14:textId="77777777" w:rsidR="00F61269" w:rsidRDefault="00F61269" w:rsidP="00372D26">
      <w:pPr>
        <w:spacing w:line="240" w:lineRule="auto"/>
        <w:contextualSpacing/>
        <w:rPr>
          <w:rFonts w:ascii="Times New Roman" w:hAnsi="Times New Roman" w:cs="Times New Roman"/>
          <w:b/>
          <w:bCs/>
        </w:rPr>
      </w:pPr>
    </w:p>
    <w:p w14:paraId="6FDD32B3" w14:textId="1F39DF85" w:rsidR="00F61269" w:rsidRPr="00EF2BC4" w:rsidRDefault="00F61269" w:rsidP="00372D26">
      <w:pPr>
        <w:spacing w:line="240" w:lineRule="auto"/>
        <w:contextualSpacing/>
        <w:rPr>
          <w:rFonts w:ascii="Times New Roman" w:hAnsi="Times New Roman" w:cs="Times New Roman"/>
        </w:rPr>
      </w:pPr>
      <w:r>
        <w:rPr>
          <w:rFonts w:ascii="Times New Roman" w:hAnsi="Times New Roman" w:cs="Times New Roman"/>
          <w:b/>
          <w:bCs/>
        </w:rPr>
        <w:t>Exposure:</w:t>
      </w:r>
      <w:r w:rsidR="00B7611F">
        <w:rPr>
          <w:rFonts w:ascii="Times New Roman" w:hAnsi="Times New Roman" w:cs="Times New Roman"/>
          <w:b/>
          <w:bCs/>
        </w:rPr>
        <w:t xml:space="preserve"> </w:t>
      </w:r>
      <w:r w:rsidR="00F23A22">
        <w:rPr>
          <w:rFonts w:ascii="Times New Roman" w:hAnsi="Times New Roman" w:cs="Times New Roman"/>
        </w:rPr>
        <w:t>We identified the</w:t>
      </w:r>
      <w:r w:rsidR="00B7611F">
        <w:rPr>
          <w:rFonts w:ascii="Times New Roman" w:hAnsi="Times New Roman" w:cs="Times New Roman"/>
        </w:rPr>
        <w:t xml:space="preserve"> total days’ supply for </w:t>
      </w:r>
      <w:r w:rsidR="00B7611F" w:rsidRPr="00B41348">
        <w:rPr>
          <w:rFonts w:ascii="Times New Roman" w:hAnsi="Times New Roman" w:cs="Times New Roman"/>
        </w:rPr>
        <w:t>non-overlapping MOUD</w:t>
      </w:r>
      <w:r w:rsidR="00EF2BC4">
        <w:rPr>
          <w:rFonts w:ascii="Times New Roman" w:hAnsi="Times New Roman" w:cs="Times New Roman"/>
        </w:rPr>
        <w:t xml:space="preserve"> (buprenorphine and naltrexone)</w:t>
      </w:r>
      <w:r w:rsidR="00B7611F" w:rsidRPr="00B41348">
        <w:rPr>
          <w:rFonts w:ascii="Times New Roman" w:hAnsi="Times New Roman" w:cs="Times New Roman"/>
        </w:rPr>
        <w:t xml:space="preserve"> </w:t>
      </w:r>
      <w:r w:rsidR="00B7663A">
        <w:rPr>
          <w:rFonts w:ascii="Times New Roman" w:hAnsi="Times New Roman" w:cs="Times New Roman"/>
        </w:rPr>
        <w:t xml:space="preserve">covered by Tennessee </w:t>
      </w:r>
      <w:r w:rsidR="00563758">
        <w:rPr>
          <w:rFonts w:ascii="Times New Roman" w:hAnsi="Times New Roman" w:cs="Times New Roman"/>
        </w:rPr>
        <w:t>Medicaid</w:t>
      </w:r>
      <w:r w:rsidR="00B7663A">
        <w:rPr>
          <w:rFonts w:ascii="Times New Roman" w:hAnsi="Times New Roman" w:cs="Times New Roman"/>
        </w:rPr>
        <w:t xml:space="preserve"> during the study period, </w:t>
      </w:r>
      <w:r w:rsidR="00B7611F" w:rsidRPr="00B41348">
        <w:rPr>
          <w:rFonts w:ascii="Times New Roman" w:hAnsi="Times New Roman" w:cs="Times New Roman"/>
        </w:rPr>
        <w:t xml:space="preserve">from 90 days </w:t>
      </w:r>
      <w:ins w:id="6" w:author="Sundermann, Alexandra C" w:date="2026-01-21T16:20:00Z" w16du:dateUtc="2026-01-21T22:20:00Z">
        <w:r w:rsidR="00807FD1">
          <w:rPr>
            <w:rFonts w:ascii="Times New Roman" w:hAnsi="Times New Roman" w:cs="Times New Roman"/>
          </w:rPr>
          <w:t>ante</w:t>
        </w:r>
      </w:ins>
      <w:del w:id="7" w:author="Sundermann, Alexandra C" w:date="2026-01-21T16:20:00Z" w16du:dateUtc="2026-01-21T22:20:00Z">
        <w:r w:rsidR="0061039D" w:rsidDel="00807FD1">
          <w:rPr>
            <w:rFonts w:ascii="Times New Roman" w:hAnsi="Times New Roman" w:cs="Times New Roman"/>
          </w:rPr>
          <w:delText>pre</w:delText>
        </w:r>
      </w:del>
      <w:r w:rsidR="0061039D">
        <w:rPr>
          <w:rFonts w:ascii="Times New Roman" w:hAnsi="Times New Roman" w:cs="Times New Roman"/>
        </w:rPr>
        <w:t>partum</w:t>
      </w:r>
      <w:r w:rsidR="00B7611F" w:rsidRPr="00B41348">
        <w:rPr>
          <w:rFonts w:ascii="Times New Roman" w:hAnsi="Times New Roman" w:cs="Times New Roman"/>
        </w:rPr>
        <w:t xml:space="preserve"> through 4</w:t>
      </w:r>
      <w:r w:rsidR="00B7611F">
        <w:rPr>
          <w:rFonts w:ascii="Times New Roman" w:hAnsi="Times New Roman" w:cs="Times New Roman"/>
        </w:rPr>
        <w:t>1</w:t>
      </w:r>
      <w:r w:rsidR="00B7611F" w:rsidRPr="00B41348">
        <w:rPr>
          <w:rFonts w:ascii="Times New Roman" w:hAnsi="Times New Roman" w:cs="Times New Roman"/>
        </w:rPr>
        <w:t xml:space="preserve"> days postpartum. </w:t>
      </w:r>
    </w:p>
    <w:p w14:paraId="752E3511" w14:textId="77777777" w:rsidR="00F61269" w:rsidRDefault="00F61269" w:rsidP="00372D26">
      <w:pPr>
        <w:spacing w:line="240" w:lineRule="auto"/>
        <w:contextualSpacing/>
        <w:rPr>
          <w:rFonts w:ascii="Times New Roman" w:hAnsi="Times New Roman" w:cs="Times New Roman"/>
          <w:b/>
          <w:bCs/>
        </w:rPr>
      </w:pPr>
    </w:p>
    <w:p w14:paraId="0A5396BD" w14:textId="04D1F36F" w:rsidR="00F61269" w:rsidRPr="00EF2BC4" w:rsidRDefault="00F61269" w:rsidP="00372D26">
      <w:pPr>
        <w:spacing w:line="240" w:lineRule="auto"/>
        <w:contextualSpacing/>
        <w:rPr>
          <w:rFonts w:ascii="Times New Roman" w:hAnsi="Times New Roman" w:cs="Times New Roman"/>
        </w:rPr>
      </w:pPr>
      <w:r>
        <w:rPr>
          <w:rFonts w:ascii="Times New Roman" w:hAnsi="Times New Roman" w:cs="Times New Roman"/>
          <w:b/>
          <w:bCs/>
        </w:rPr>
        <w:t>Main Outcomes and Measures:</w:t>
      </w:r>
      <w:r w:rsidR="00B7611F">
        <w:rPr>
          <w:rFonts w:ascii="Times New Roman" w:hAnsi="Times New Roman" w:cs="Times New Roman"/>
          <w:b/>
          <w:bCs/>
        </w:rPr>
        <w:t xml:space="preserve"> </w:t>
      </w:r>
      <w:r w:rsidR="00EF2BC4">
        <w:rPr>
          <w:rFonts w:ascii="Times New Roman" w:hAnsi="Times New Roman" w:cs="Times New Roman"/>
        </w:rPr>
        <w:t xml:space="preserve">Outcomes included the </w:t>
      </w:r>
      <w:r w:rsidR="00925EC2">
        <w:rPr>
          <w:rFonts w:ascii="Times New Roman" w:hAnsi="Times New Roman" w:cs="Times New Roman"/>
        </w:rPr>
        <w:t xml:space="preserve">earliest </w:t>
      </w:r>
      <w:r w:rsidR="00EF2BC4">
        <w:rPr>
          <w:rFonts w:ascii="Times New Roman" w:hAnsi="Times New Roman" w:cs="Times New Roman"/>
        </w:rPr>
        <w:t>occurrence</w:t>
      </w:r>
      <w:r w:rsidR="00B7611F">
        <w:rPr>
          <w:rFonts w:ascii="Times New Roman" w:hAnsi="Times New Roman" w:cs="Times New Roman"/>
        </w:rPr>
        <w:t xml:space="preserve"> of </w:t>
      </w:r>
      <w:r w:rsidR="00EF2BC4">
        <w:rPr>
          <w:rFonts w:ascii="Times New Roman" w:hAnsi="Times New Roman" w:cs="Times New Roman"/>
        </w:rPr>
        <w:t xml:space="preserve">a nonfatal </w:t>
      </w:r>
      <w:r w:rsidR="00B7611F">
        <w:rPr>
          <w:rFonts w:ascii="Times New Roman" w:hAnsi="Times New Roman" w:cs="Times New Roman"/>
        </w:rPr>
        <w:t xml:space="preserve">overdose or death. </w:t>
      </w:r>
    </w:p>
    <w:p w14:paraId="34404003" w14:textId="77777777" w:rsidR="00F61269" w:rsidRDefault="00F61269" w:rsidP="00372D26">
      <w:pPr>
        <w:spacing w:line="240" w:lineRule="auto"/>
        <w:contextualSpacing/>
        <w:rPr>
          <w:rFonts w:ascii="Times New Roman" w:hAnsi="Times New Roman" w:cs="Times New Roman"/>
          <w:b/>
          <w:bCs/>
        </w:rPr>
      </w:pPr>
    </w:p>
    <w:p w14:paraId="6EB8A39A" w14:textId="45FC72F1" w:rsidR="00B7611F" w:rsidRPr="00EF2BC4" w:rsidRDefault="00F61269" w:rsidP="00EF2BC4">
      <w:pPr>
        <w:spacing w:line="240" w:lineRule="auto"/>
        <w:contextualSpacing/>
        <w:rPr>
          <w:rFonts w:ascii="Times New Roman" w:hAnsi="Times New Roman" w:cs="Times New Roman"/>
          <w:i/>
          <w:iCs/>
        </w:rPr>
      </w:pPr>
      <w:r>
        <w:rPr>
          <w:rFonts w:ascii="Times New Roman" w:hAnsi="Times New Roman" w:cs="Times New Roman"/>
          <w:b/>
          <w:bCs/>
        </w:rPr>
        <w:t xml:space="preserve">Results: </w:t>
      </w:r>
      <w:r w:rsidR="00B7611F">
        <w:rPr>
          <w:rFonts w:ascii="Times New Roman" w:hAnsi="Times New Roman" w:cs="Times New Roman"/>
        </w:rPr>
        <w:t xml:space="preserve">We included a cohort of 7,472 pregnancies </w:t>
      </w:r>
      <w:r w:rsidR="00925EC2">
        <w:rPr>
          <w:rFonts w:ascii="Times New Roman" w:hAnsi="Times New Roman" w:cs="Times New Roman"/>
        </w:rPr>
        <w:t xml:space="preserve">among </w:t>
      </w:r>
      <w:r w:rsidR="00B7611F">
        <w:rPr>
          <w:rFonts w:ascii="Times New Roman" w:hAnsi="Times New Roman" w:cs="Times New Roman"/>
        </w:rPr>
        <w:t xml:space="preserve">6,387 unique individuals. </w:t>
      </w:r>
      <w:r w:rsidR="00F23A22">
        <w:rPr>
          <w:rFonts w:ascii="Times New Roman" w:hAnsi="Times New Roman" w:cs="Times New Roman"/>
        </w:rPr>
        <w:t>The overall risk of death or overdose at 1-year postpartum was 1.7%. The median</w:t>
      </w:r>
      <w:r w:rsidR="00B7611F">
        <w:rPr>
          <w:rFonts w:ascii="Times New Roman" w:hAnsi="Times New Roman" w:cs="Times New Roman"/>
        </w:rPr>
        <w:t xml:space="preserve"> </w:t>
      </w:r>
      <w:r w:rsidR="00F23A22">
        <w:rPr>
          <w:rFonts w:ascii="Times New Roman" w:hAnsi="Times New Roman" w:cs="Times New Roman"/>
        </w:rPr>
        <w:t>time</w:t>
      </w:r>
      <w:r w:rsidR="0061039D">
        <w:rPr>
          <w:rFonts w:ascii="Times New Roman" w:hAnsi="Times New Roman" w:cs="Times New Roman"/>
        </w:rPr>
        <w:t xml:space="preserve"> </w:t>
      </w:r>
      <w:r w:rsidR="00F23A22">
        <w:rPr>
          <w:rFonts w:ascii="Times New Roman" w:hAnsi="Times New Roman" w:cs="Times New Roman"/>
        </w:rPr>
        <w:t xml:space="preserve">to an adverse </w:t>
      </w:r>
      <w:r w:rsidR="009B072E">
        <w:rPr>
          <w:rFonts w:ascii="Times New Roman" w:hAnsi="Times New Roman" w:cs="Times New Roman"/>
        </w:rPr>
        <w:t xml:space="preserve">postpartum </w:t>
      </w:r>
      <w:r w:rsidR="00F23A22">
        <w:rPr>
          <w:rFonts w:ascii="Times New Roman" w:hAnsi="Times New Roman" w:cs="Times New Roman"/>
        </w:rPr>
        <w:t>outcome was</w:t>
      </w:r>
      <w:r w:rsidR="00B7611F">
        <w:rPr>
          <w:rFonts w:ascii="Times New Roman" w:hAnsi="Times New Roman" w:cs="Times New Roman"/>
        </w:rPr>
        <w:t xml:space="preserve"> 188 days</w:t>
      </w:r>
      <w:r w:rsidR="0061039D">
        <w:rPr>
          <w:rFonts w:ascii="Times New Roman" w:hAnsi="Times New Roman" w:cs="Times New Roman"/>
        </w:rPr>
        <w:t xml:space="preserve"> </w:t>
      </w:r>
      <w:r w:rsidR="00B7611F">
        <w:rPr>
          <w:rFonts w:ascii="Times New Roman" w:hAnsi="Times New Roman" w:cs="Times New Roman"/>
        </w:rPr>
        <w:t>(IQR: 99-261)</w:t>
      </w:r>
      <w:r w:rsidR="009B072E">
        <w:rPr>
          <w:rFonts w:ascii="Times New Roman" w:hAnsi="Times New Roman" w:cs="Times New Roman"/>
        </w:rPr>
        <w:t xml:space="preserve">, including </w:t>
      </w:r>
      <w:r w:rsidR="00B7611F">
        <w:rPr>
          <w:rFonts w:ascii="Times New Roman" w:hAnsi="Times New Roman" w:cs="Times New Roman"/>
        </w:rPr>
        <w:t xml:space="preserve">163.5 days (IQR: 59-239) for deaths and 208 days (IQR: 111-263) for </w:t>
      </w:r>
      <w:r w:rsidR="00EF2BC4">
        <w:rPr>
          <w:rFonts w:ascii="Times New Roman" w:hAnsi="Times New Roman" w:cs="Times New Roman"/>
        </w:rPr>
        <w:t>nonfatal</w:t>
      </w:r>
      <w:r w:rsidR="00B7611F">
        <w:rPr>
          <w:rFonts w:ascii="Times New Roman" w:hAnsi="Times New Roman" w:cs="Times New Roman"/>
        </w:rPr>
        <w:t xml:space="preserve"> overdoses. </w:t>
      </w:r>
      <w:r w:rsidR="00F23A22">
        <w:rPr>
          <w:rFonts w:ascii="Times New Roman" w:hAnsi="Times New Roman" w:cs="Times New Roman"/>
        </w:rPr>
        <w:t>T</w:t>
      </w:r>
      <w:r w:rsidR="00B7611F">
        <w:rPr>
          <w:rFonts w:ascii="Times New Roman" w:hAnsi="Times New Roman" w:cs="Times New Roman"/>
        </w:rPr>
        <w:t>he median number of days’ supply of MOUD</w:t>
      </w:r>
      <w:r w:rsidR="00DA4CB1">
        <w:rPr>
          <w:rFonts w:ascii="Times New Roman" w:hAnsi="Times New Roman" w:cs="Times New Roman"/>
        </w:rPr>
        <w:t xml:space="preserve"> during the 13</w:t>
      </w:r>
      <w:r w:rsidR="0061039D">
        <w:rPr>
          <w:rFonts w:ascii="Times New Roman" w:hAnsi="Times New Roman" w:cs="Times New Roman"/>
        </w:rPr>
        <w:t>2</w:t>
      </w:r>
      <w:r w:rsidR="00DA4CB1">
        <w:rPr>
          <w:rFonts w:ascii="Times New Roman" w:hAnsi="Times New Roman" w:cs="Times New Roman"/>
        </w:rPr>
        <w:t>-day exposure period</w:t>
      </w:r>
      <w:r w:rsidR="00B7611F">
        <w:rPr>
          <w:rFonts w:ascii="Times New Roman" w:hAnsi="Times New Roman" w:cs="Times New Roman"/>
        </w:rPr>
        <w:t xml:space="preserve"> was 89 (IQR: 47-112).</w:t>
      </w:r>
      <w:r w:rsidR="00B7611F">
        <w:rPr>
          <w:rFonts w:ascii="Times New Roman" w:hAnsi="Times New Roman" w:cs="Times New Roman"/>
          <w:i/>
          <w:iCs/>
        </w:rPr>
        <w:t xml:space="preserve"> </w:t>
      </w:r>
      <w:r w:rsidR="00B7611F">
        <w:rPr>
          <w:rFonts w:ascii="Times New Roman" w:hAnsi="Times New Roman" w:cs="Times New Roman"/>
        </w:rPr>
        <w:t xml:space="preserve">MOUD was protective of death or overdose: </w:t>
      </w:r>
      <w:r w:rsidR="00563758">
        <w:rPr>
          <w:rFonts w:ascii="Times New Roman" w:hAnsi="Times New Roman" w:cs="Times New Roman"/>
        </w:rPr>
        <w:t>each</w:t>
      </w:r>
      <w:r w:rsidR="00B7611F">
        <w:rPr>
          <w:rFonts w:ascii="Times New Roman" w:hAnsi="Times New Roman" w:cs="Times New Roman"/>
        </w:rPr>
        <w:t xml:space="preserve"> additional 30-days’ supply of MOUD</w:t>
      </w:r>
      <w:r w:rsidR="00970585">
        <w:rPr>
          <w:rFonts w:ascii="Times New Roman" w:hAnsi="Times New Roman" w:cs="Times New Roman"/>
        </w:rPr>
        <w:t xml:space="preserve"> </w:t>
      </w:r>
      <w:r w:rsidR="00563758">
        <w:rPr>
          <w:rFonts w:ascii="Times New Roman" w:hAnsi="Times New Roman" w:cs="Times New Roman"/>
        </w:rPr>
        <w:t>was associated with a lower risk (</w:t>
      </w:r>
      <w:r w:rsidR="00B7611F">
        <w:rPr>
          <w:rFonts w:ascii="Times New Roman" w:hAnsi="Times New Roman" w:cs="Times New Roman"/>
        </w:rPr>
        <w:t>adjusted hazard ratio</w:t>
      </w:r>
      <w:r w:rsidR="00563758">
        <w:rPr>
          <w:rFonts w:ascii="Times New Roman" w:hAnsi="Times New Roman" w:cs="Times New Roman"/>
        </w:rPr>
        <w:t>,</w:t>
      </w:r>
      <w:r w:rsidR="00B7611F">
        <w:rPr>
          <w:rFonts w:ascii="Times New Roman" w:hAnsi="Times New Roman" w:cs="Times New Roman"/>
        </w:rPr>
        <w:t xml:space="preserve"> 0.83</w:t>
      </w:r>
      <w:r w:rsidR="00563758">
        <w:rPr>
          <w:rFonts w:ascii="Times New Roman" w:hAnsi="Times New Roman" w:cs="Times New Roman"/>
        </w:rPr>
        <w:t xml:space="preserve">; </w:t>
      </w:r>
      <w:r w:rsidR="00B7611F">
        <w:rPr>
          <w:rFonts w:ascii="Times New Roman" w:hAnsi="Times New Roman" w:cs="Times New Roman"/>
        </w:rPr>
        <w:t xml:space="preserve">95% CI: 0.73-0.94; p=0.003).  </w:t>
      </w:r>
    </w:p>
    <w:p w14:paraId="42C036D1" w14:textId="77777777" w:rsidR="00F61269" w:rsidRDefault="00F61269" w:rsidP="00372D26">
      <w:pPr>
        <w:spacing w:line="240" w:lineRule="auto"/>
        <w:contextualSpacing/>
        <w:rPr>
          <w:rFonts w:ascii="Times New Roman" w:hAnsi="Times New Roman" w:cs="Times New Roman"/>
          <w:b/>
          <w:bCs/>
        </w:rPr>
      </w:pPr>
    </w:p>
    <w:p w14:paraId="0ABD8D58" w14:textId="004EBBB8" w:rsidR="00F61269" w:rsidRDefault="00F61269" w:rsidP="00372D26">
      <w:pPr>
        <w:spacing w:line="240" w:lineRule="auto"/>
        <w:contextualSpacing/>
        <w:rPr>
          <w:rFonts w:ascii="Times New Roman" w:hAnsi="Times New Roman" w:cs="Times New Roman"/>
        </w:rPr>
      </w:pPr>
      <w:r>
        <w:rPr>
          <w:rFonts w:ascii="Times New Roman" w:hAnsi="Times New Roman" w:cs="Times New Roman"/>
          <w:b/>
          <w:bCs/>
        </w:rPr>
        <w:t>Conclusions and Relevance:</w:t>
      </w:r>
      <w:r w:rsidR="00B7611F">
        <w:rPr>
          <w:rFonts w:ascii="Times New Roman" w:hAnsi="Times New Roman" w:cs="Times New Roman"/>
          <w:b/>
          <w:bCs/>
        </w:rPr>
        <w:t xml:space="preserve"> </w:t>
      </w:r>
      <w:r w:rsidR="0061039D">
        <w:rPr>
          <w:rFonts w:ascii="Times New Roman" w:hAnsi="Times New Roman" w:cs="Times New Roman"/>
        </w:rPr>
        <w:t>We found that</w:t>
      </w:r>
      <w:r w:rsidR="00B7611F">
        <w:rPr>
          <w:rFonts w:ascii="Times New Roman" w:hAnsi="Times New Roman" w:cs="Times New Roman"/>
        </w:rPr>
        <w:t xml:space="preserve"> greater cumulative days’ supply of MOUD </w:t>
      </w:r>
      <w:r w:rsidR="004C003B">
        <w:rPr>
          <w:rFonts w:ascii="Times New Roman" w:hAnsi="Times New Roman" w:cs="Times New Roman"/>
        </w:rPr>
        <w:t xml:space="preserve">during pregnancy and the early postpartum period </w:t>
      </w:r>
      <w:r w:rsidR="00B7611F">
        <w:rPr>
          <w:rFonts w:ascii="Times New Roman" w:hAnsi="Times New Roman" w:cs="Times New Roman"/>
        </w:rPr>
        <w:t xml:space="preserve">was associated with </w:t>
      </w:r>
      <w:r w:rsidR="00563758">
        <w:rPr>
          <w:rFonts w:ascii="Times New Roman" w:hAnsi="Times New Roman" w:cs="Times New Roman"/>
        </w:rPr>
        <w:t xml:space="preserve">a </w:t>
      </w:r>
      <w:r w:rsidR="00B7611F">
        <w:rPr>
          <w:rFonts w:ascii="Times New Roman" w:hAnsi="Times New Roman" w:cs="Times New Roman"/>
        </w:rPr>
        <w:t xml:space="preserve">lower risk of death and overdose </w:t>
      </w:r>
      <w:r w:rsidR="004C003B">
        <w:rPr>
          <w:rFonts w:ascii="Times New Roman" w:hAnsi="Times New Roman" w:cs="Times New Roman"/>
        </w:rPr>
        <w:t>in the 1-year postpartum period</w:t>
      </w:r>
      <w:r w:rsidR="00B7611F">
        <w:rPr>
          <w:rFonts w:ascii="Times New Roman" w:hAnsi="Times New Roman" w:cs="Times New Roman"/>
        </w:rPr>
        <w:t xml:space="preserve">. These findings highlight the importance of supporting sustained </w:t>
      </w:r>
      <w:r w:rsidR="004C003B">
        <w:rPr>
          <w:rFonts w:ascii="Times New Roman" w:hAnsi="Times New Roman" w:cs="Times New Roman"/>
        </w:rPr>
        <w:t xml:space="preserve">MOUD </w:t>
      </w:r>
      <w:r w:rsidR="00B7611F">
        <w:rPr>
          <w:rFonts w:ascii="Times New Roman" w:hAnsi="Times New Roman" w:cs="Times New Roman"/>
        </w:rPr>
        <w:t xml:space="preserve">treatment in this population.  </w:t>
      </w:r>
    </w:p>
    <w:p w14:paraId="47BFEC55" w14:textId="77777777" w:rsidR="00F23A22" w:rsidRDefault="00F23A22" w:rsidP="00372D26">
      <w:pPr>
        <w:spacing w:line="240" w:lineRule="auto"/>
        <w:contextualSpacing/>
        <w:rPr>
          <w:rFonts w:ascii="Times New Roman" w:hAnsi="Times New Roman" w:cs="Times New Roman"/>
          <w:b/>
          <w:bCs/>
        </w:rPr>
      </w:pPr>
    </w:p>
    <w:p w14:paraId="790A8912" w14:textId="77777777" w:rsidR="00F61269" w:rsidRDefault="00F61269">
      <w:pPr>
        <w:rPr>
          <w:rFonts w:ascii="Times New Roman" w:hAnsi="Times New Roman" w:cs="Times New Roman"/>
          <w:b/>
          <w:bCs/>
        </w:rPr>
      </w:pPr>
      <w:r>
        <w:rPr>
          <w:rFonts w:ascii="Times New Roman" w:hAnsi="Times New Roman" w:cs="Times New Roman"/>
          <w:b/>
          <w:bCs/>
        </w:rPr>
        <w:br w:type="page"/>
      </w:r>
    </w:p>
    <w:p w14:paraId="2D5C95EA" w14:textId="44332476" w:rsidR="00BF0DD7" w:rsidRDefault="00BF0DD7" w:rsidP="00372D26">
      <w:pPr>
        <w:spacing w:line="240" w:lineRule="auto"/>
        <w:contextualSpacing/>
        <w:rPr>
          <w:rFonts w:ascii="Times New Roman" w:hAnsi="Times New Roman" w:cs="Times New Roman"/>
          <w:b/>
          <w:bCs/>
        </w:rPr>
      </w:pPr>
      <w:r>
        <w:rPr>
          <w:rFonts w:ascii="Times New Roman" w:hAnsi="Times New Roman" w:cs="Times New Roman"/>
          <w:b/>
          <w:bCs/>
        </w:rPr>
        <w:lastRenderedPageBreak/>
        <w:t>Introduction</w:t>
      </w:r>
    </w:p>
    <w:p w14:paraId="07F807ED" w14:textId="7813013B" w:rsidR="00A47225" w:rsidRDefault="003F1C51" w:rsidP="000A1841">
      <w:pPr>
        <w:spacing w:line="240" w:lineRule="auto"/>
        <w:ind w:firstLine="720"/>
        <w:contextualSpacing/>
        <w:rPr>
          <w:rFonts w:ascii="Times New Roman" w:hAnsi="Times New Roman" w:cs="Times New Roman"/>
        </w:rPr>
      </w:pPr>
      <w:r>
        <w:rPr>
          <w:rFonts w:ascii="Times New Roman" w:hAnsi="Times New Roman" w:cs="Times New Roman"/>
        </w:rPr>
        <w:t xml:space="preserve">Opioid use disorder (OUD) during pregnancy </w:t>
      </w:r>
      <w:r w:rsidR="00D86362">
        <w:rPr>
          <w:rFonts w:ascii="Times New Roman" w:hAnsi="Times New Roman" w:cs="Times New Roman"/>
        </w:rPr>
        <w:t>has increased more than sevenfold over the past two decades</w:t>
      </w:r>
      <w:r>
        <w:rPr>
          <w:rFonts w:ascii="Times New Roman" w:hAnsi="Times New Roman" w:cs="Times New Roman"/>
        </w:rPr>
        <w:t>.</w:t>
      </w:r>
      <w:r>
        <w:rPr>
          <w:rFonts w:ascii="Times New Roman" w:hAnsi="Times New Roman" w:cs="Times New Roman"/>
        </w:rPr>
        <w:fldChar w:fldCharType="begin"/>
      </w:r>
      <w:r w:rsidR="0042545E">
        <w:rPr>
          <w:rFonts w:ascii="Times New Roman" w:hAnsi="Times New Roman" w:cs="Times New Roman"/>
        </w:rPr>
        <w:instrText xml:space="preserve"> ADDIN ZOTERO_ITEM CSL_CITATION {"citationID":"CemThG4g","properties":{"formattedCitation":"\\super 1\\uc0\\u8211{}3\\nosupersub{}","plainCitation":"1–3","noteIndex":0},"citationItems":[{"id":300,"uris":["http://zotero.org/users/13068822/items/BDU4SEEY"],"itemData":{"id":300,"type":"article-journal","abstract":"What is already known about this topic? National rates of opioid use disorder are increasing among reproductive-aged and pregnant women, and opioid use during pregnancy is associated with adverse maternal and neonatal outcomes. What is added by this report? National opioid use disorder rates at delivery more than quadrupled during 1999–2014. Rates significantly increased in all 28 states with 3 years of data. Rate increases in Maine, New Mexico, Vermont, and West Virginia exceeded 2.5 per 1,000 deliveries per year. In 2014, rates ranged from 0.7 (District of Columbia) to 48.6 (Vermont). What are the implications for public health practice? National, state, and provider efforts are needed to prevent, monitor, and treat opioid use disorder among reproductiveaged and pregnant women.","container-title":"Morbidity and Mortality Weekly Report","issue":"31","language":"en","source":"Zotero","title":"Opioid Use Disorder Documented at Delivery Hospitalization — United States, 1999–2014","volume":"67","author":[{"family":"Haight","given":"Sarah C"},{"family":"Ko","given":"Jean Y"},{"family":"Tong","given":"Van T"},{"family":"Bohm","given":"Michele K"},{"family":"Callaghan","given":"William M"}],"issued":{"date-parts":[["2018",8,10]]}}},{"id":303,"uris":["http://zotero.org/users/13068822/items/A5N5IUF3"],"itemData":{"id":303,"type":"article-journal","container-title":"JAMA","DOI":"10.1001/jama.2020.24991","ISSN":"0098-7484","issue":"2","journalAbbreviation":"JAMA","language":"en","page":"146","source":"DOI.org (Crossref)","title":"Neonatal Abstinence Syndrome and Maternal Opioid-Related Diagnoses in the US, 2010-2017","URL":"https://jamanetwork.com/journals/jama/fullarticle/2774834","volume":"325","author":[{"family":"Hirai","given":"Ashley H."},{"family":"Ko","given":"Jean Y."},{"family":"Owens","given":"Pamela L."},{"family":"Stocks","given":"Carol"},{"family":"Patrick","given":"Stephen W."}],"accessed":{"date-parts":[["2025",11,19]]},"issued":{"date-parts":[["2021",1,12]]}}},{"id":367,"uris":["http://zotero.org/users/13068822/items/Y5NT8XE4"],"itemData":{"id":367,"type":"article-journal","abstract":"Opioid use in pregnancy has increased in parallel to the opioid crisis observed in the general population. Rising rates of peripartum opioid use pose a significant public health concern for both mothers and their children. Pregnancy also represents a unique opportunity for healthcare providers to screen women for opioid use disorder and engage them in appropriate care. In the present review, we describe patterns of opioid use in pregnancy and how this relates to maternal and neonatal health outcomes. We also examine screening for and treatment of opioid use disorder in pregnancy, neonatal outcomes following maternal opioid use, and breastfeeding recommendations for women taking opioids postpartum.","container-title":"Obstetric Medicine","DOI":"10.1177/1753495X20971163","ISSN":"1753-495X, 1753-4968","issue":"4","journalAbbreviation":"Obstet Med","language":"en","page":"211-219","source":"DOI.org (Crossref)","title":"Opioid use in pregnancy: An emerging health crisis","title-short":"Opioid use in pregnancy","URL":"https://journals.sagepub.com/doi/10.1177/1753495X20971163","volume":"14","author":[{"family":"Zipursky","given":"Jonathan"},{"family":"Juurlink","given":"David N"}],"accessed":{"date-parts":[["2026",1,6]]},"issued":{"date-parts":[["2021",12]]}}}],"schema":"https://github.com/citation-style-language/schema/raw/master/csl-citation.json"} </w:instrText>
      </w:r>
      <w:r>
        <w:rPr>
          <w:rFonts w:ascii="Times New Roman" w:hAnsi="Times New Roman" w:cs="Times New Roman"/>
        </w:rPr>
        <w:fldChar w:fldCharType="separate"/>
      </w:r>
      <w:r w:rsidR="0042545E" w:rsidRPr="0042545E">
        <w:rPr>
          <w:rFonts w:ascii="Times New Roman" w:hAnsi="Times New Roman" w:cs="Times New Roman"/>
          <w:kern w:val="0"/>
          <w:vertAlign w:val="superscript"/>
        </w:rPr>
        <w:t>1–3</w:t>
      </w:r>
      <w:r>
        <w:rPr>
          <w:rFonts w:ascii="Times New Roman" w:hAnsi="Times New Roman" w:cs="Times New Roman"/>
        </w:rPr>
        <w:fldChar w:fldCharType="end"/>
      </w:r>
      <w:r w:rsidR="00554BF2">
        <w:rPr>
          <w:rFonts w:ascii="Times New Roman" w:hAnsi="Times New Roman" w:cs="Times New Roman"/>
        </w:rPr>
        <w:t xml:space="preserve"> </w:t>
      </w:r>
      <w:r w:rsidR="00D86362">
        <w:rPr>
          <w:rFonts w:ascii="Times New Roman" w:hAnsi="Times New Roman" w:cs="Times New Roman"/>
        </w:rPr>
        <w:t>Without treatment, o</w:t>
      </w:r>
      <w:r w:rsidR="00C64D95">
        <w:rPr>
          <w:rFonts w:ascii="Times New Roman" w:hAnsi="Times New Roman" w:cs="Times New Roman"/>
        </w:rPr>
        <w:t xml:space="preserve">pioid use in pregnancy has been associated with </w:t>
      </w:r>
      <w:r w:rsidR="005168C0">
        <w:rPr>
          <w:rFonts w:ascii="Times New Roman" w:hAnsi="Times New Roman" w:cs="Times New Roman"/>
        </w:rPr>
        <w:t xml:space="preserve">a number of </w:t>
      </w:r>
      <w:r w:rsidR="00FC6376">
        <w:rPr>
          <w:rFonts w:ascii="Times New Roman" w:hAnsi="Times New Roman" w:cs="Times New Roman"/>
        </w:rPr>
        <w:t xml:space="preserve">adverse maternal and infant </w:t>
      </w:r>
      <w:r w:rsidR="005168C0">
        <w:rPr>
          <w:rFonts w:ascii="Times New Roman" w:hAnsi="Times New Roman" w:cs="Times New Roman"/>
        </w:rPr>
        <w:t>outcomes, such as maternal</w:t>
      </w:r>
      <w:r w:rsidR="00D22506">
        <w:rPr>
          <w:rFonts w:ascii="Times New Roman" w:hAnsi="Times New Roman" w:cs="Times New Roman"/>
        </w:rPr>
        <w:t xml:space="preserve"> overdose and mortality as well as preterm birth</w:t>
      </w:r>
      <w:r w:rsidR="00FC6376">
        <w:rPr>
          <w:rFonts w:ascii="Times New Roman" w:hAnsi="Times New Roman" w:cs="Times New Roman"/>
        </w:rPr>
        <w:t xml:space="preserve"> and low birth weight</w:t>
      </w:r>
      <w:r w:rsidR="00D22506">
        <w:rPr>
          <w:rFonts w:ascii="Times New Roman" w:hAnsi="Times New Roman" w:cs="Times New Roman"/>
        </w:rPr>
        <w:t>.</w:t>
      </w:r>
      <w:r w:rsidR="00D22506">
        <w:rPr>
          <w:rFonts w:ascii="Times New Roman" w:hAnsi="Times New Roman" w:cs="Times New Roman"/>
        </w:rPr>
        <w:fldChar w:fldCharType="begin"/>
      </w:r>
      <w:r w:rsidR="0042545E">
        <w:rPr>
          <w:rFonts w:ascii="Times New Roman" w:hAnsi="Times New Roman" w:cs="Times New Roman"/>
        </w:rPr>
        <w:instrText xml:space="preserve"> ADDIN ZOTERO_ITEM CSL_CITATION {"citationID":"1z7ap4Cf","properties":{"formattedCitation":"\\super 1,2,4\\uc0\\u8211{}6\\nosupersub{}","plainCitation":"1,2,4–6","noteIndex":0},"citationItems":[{"id":300,"uris":["http://zotero.org/users/13068822/items/BDU4SEEY"],"itemData":{"id":300,"type":"article-journal","abstract":"What is already known about this topic? National rates of opioid use disorder are increasing among reproductive-aged and pregnant women, and opioid use during pregnancy is associated with adverse maternal and neonatal outcomes. What is added by this report? National opioid use disorder rates at delivery more than quadrupled during 1999–2014. Rates significantly increased in all 28 states with 3 years of data. Rate increases in Maine, New Mexico, Vermont, and West Virginia exceeded 2.5 per 1,000 deliveries per year. In 2014, rates ranged from 0.7 (District of Columbia) to 48.6 (Vermont). What are the implications for public health practice? National, state, and provider efforts are needed to prevent, monitor, and treat opioid use disorder among reproductiveaged and pregnant women.","container-title":"Morbidity and Mortality Weekly Report","issue":"31","language":"en","source":"Zotero","title":"Opioid Use Disorder Documented at Delivery Hospitalization — United States, 1999–2014","volume":"67","author":[{"family":"Haight","given":"Sarah C"},{"family":"Ko","given":"Jean Y"},{"family":"Tong","given":"Van T"},{"family":"Bohm","given":"Michele K"},{"family":"Callaghan","given":"William M"}],"issued":{"date-parts":[["2018",8,10]]}}},{"id":303,"uris":["http://zotero.org/users/13068822/items/A5N5IUF3"],"itemData":{"id":303,"type":"article-journal","container-title":"JAMA","DOI":"10.1001/jama.2020.24991","ISSN":"0098-7484","issue":"2","journalAbbreviation":"JAMA","language":"en","page":"146","source":"DOI.org (Crossref)","title":"Neonatal Abstinence Syndrome and Maternal Opioid-Related Diagnoses in the US, 2010-2017","URL":"https://jamanetwork.com/journals/jama/fullarticle/2774834","volume":"325","author":[{"family":"Hirai","given":"Ashley H."},{"family":"Ko","given":"Jean Y."},{"family":"Owens","given":"Pamela L."},{"family":"Stocks","given":"Carol"},{"family":"Patrick","given":"Stephen W."}],"accessed":{"date-parts":[["2025",11,19]]},"issued":{"date-parts":[["2021",1,12]]}}},{"id":306,"uris":["http://zotero.org/users/13068822/items/MXGNWK7L"],"itemData":{"id":306,"type":"webpage","container-title":"CDC","title":"Opioid Use During Pregnancy","URL":"https://www.cdc.gov/opioid-use-during-pregnancy/about/index.html","author":[{"family":"Centers for Disease Control","given":""}],"issued":{"date-parts":[["2025",5,7]]}}},{"id":308,"uris":["http://zotero.org/users/13068822/items/QTVQTNBM"],"itemData":{"id":308,"type":"article-journal","abstract":"Opioid abuse among pregnant women has reached epidemic proportions and has influenced maternal and child health policy at the federal, state, and local levels. As a result, we review the current state of opioid use in pregnancy and evaluate recent legislative and health policy initiatives designed to combat opioid addiction in pregnancy. We emphasize the importance of safe and responsible opioid-prescribing practices, expanding the availability and accessibility of medication-assisted treatment and standardizing care for neonates at risk of neonatal abstinence syndrome. Efforts to penalize pregnant women and negative consequences for disclosing substance use to health care providers are harmful and may prevent women from seeking prenatal care and other beneficial health care services during pregnancy. Instead, health care providers should advocate for health policy informed by scientific research and evidence-based practice to reduce the burden of prenatal opioid abuse and optimize outcomes for mothers and their neonates.","container-title":"Obstetrics &amp; Gynecology","DOI":"10.1097/AOG.0000000000001446","ISSN":"0029-7844","issue":"1","language":"en","page":"4-10","source":"DOI.org (Crossref)","title":"Opioid Use Disorder in Pregnancy: Health Policy and Practice in the Midst of an Epidemic","title-short":"Opioid Use Disorder in Pregnancy","URL":"https://journals.lww.com/00006250-201607000-00002","volume":"128","author":[{"family":"Krans","given":"Elizabeth E."},{"family":"Patrick","given":"Stephen W."}],"accessed":{"date-parts":[["2025",11,19]]},"issued":{"date-parts":[["2016",7]]}}},{"id":310,"uris":["http://zotero.org/users/13068822/items/HXGAKMDG"],"itemData":{"id":310,"type":"article-journal","abstract":"OBJECTIVE To determine if treatment with buprenorphine for opioid use disorder in pregnancy is associated with improved maternal and infant outcomes compared to no treatment among mothers with OUD. DESIGN, SETTING, AND PARTICIPANTS This retrospective cohort study included maternal-infant dyads continuously enrolled in the Tennessee Medicaid program from 20 weeks’ estimated gestational age to 6 weeks post partum between 2010 and 2021. Medicaid administrative was linked to birth and death certificates. Data analysis was conducted from April to October 2024. EXPOSURE Buprenorphine use during pregnancy. MAIN OUTCOMES AND MEASURES Adverse pregnancy outcomes included preterm birth, neonatal intensive care unit (NICU) admission, infant death, severe maternal morbidity (SMM), intensive care unit admission, and maternal death. Logistic regression and propensity scores with overlap weighting were used to calculate adjusted predicted probabilities for adverse outcomes.\nRESULTS Among 14 463 maternal-infant dyads, 7469 (51.6%) received buprenorphine treatment (median [IQR] maternal age, 27 [24-31] years). There was a statistically significant lower rate of adverse pregnancy outcomes among dyads treated with buprenorphine compared to untreated dyads (25.4% vs 30.8%; P &lt; .001); the treatment group also had a lower rate of SMM events (5.4% vs 6.9%; P &lt; .001), preterm births (14.1% vs 20.0%; P &lt; .001), and NICU admissions (15.2% vs 17.2%; P = .001). In adjusted analyses, those with buprenorphine treatment had a 5.1 percentage point (pp; 95% CI, 3.5-6.7 pp) lower probability of any adverse outcomes, including a 1.2 pp (95% CI, 0.4-2.1 pp) lower probability of SMM, 1.7 pp (95% CI, 0.4-2.9 pp) lower probability of NICU admission, and 5.3 pp (95% CI, 4.0-6.6 pp) lower probability of preterm birth. The number needed to treat to avoid an adverse pregnancy outcome was 20.\nCONCLUSIONS AND RELEVANCE In this cohort study of pregnant individuals with OUD, buprenorphine treatment was associated with improved outcomes for the mother and infant, underscoring the need to improve access to treatment nationwide.","container-title":"JAMA Health Forum","DOI":"10.1001/jamahealthforum.2025.1814","ISSN":"2689-0186","issue":"4","journalAbbreviation":"JAMA Health Forum","language":"en","page":"e251814","source":"DOI.org (Crossref)","title":"Buprenorphine Treatment in Pregnancy and Maternal-Infant Outcomes","URL":"https://jamanetwork.com/journals/jama-health-forum/fullarticle/2834223","volume":"6","author":[{"family":"Krishnapura","given":"Sunaya R."},{"family":"McNeer","given":"Elizabeth"},{"family":"Loch","given":"Sarah F."},{"family":"Reese","given":"Thomas"},{"family":"Dudley","given":"Judith"},{"family":"Phillippi","given":"Julia C."},{"family":"Wiese","given":"Andrew D."},{"family":"Dupont","given":"William D."},{"family":"Leech","given":"Ashley A."},{"family":"Patrick","given":"Stephen W."}],"accessed":{"date-parts":[["2025",11,19]]},"issued":{"date-parts":[["2025",4,27]]}}}],"schema":"https://github.com/citation-style-language/schema/raw/master/csl-citation.json"} </w:instrText>
      </w:r>
      <w:r w:rsidR="00D22506">
        <w:rPr>
          <w:rFonts w:ascii="Times New Roman" w:hAnsi="Times New Roman" w:cs="Times New Roman"/>
        </w:rPr>
        <w:fldChar w:fldCharType="separate"/>
      </w:r>
      <w:r w:rsidR="0042545E" w:rsidRPr="0042545E">
        <w:rPr>
          <w:rFonts w:ascii="Times New Roman" w:hAnsi="Times New Roman" w:cs="Times New Roman"/>
          <w:kern w:val="0"/>
          <w:vertAlign w:val="superscript"/>
        </w:rPr>
        <w:t>1,2,4–6</w:t>
      </w:r>
      <w:r w:rsidR="00D22506">
        <w:rPr>
          <w:rFonts w:ascii="Times New Roman" w:hAnsi="Times New Roman" w:cs="Times New Roman"/>
        </w:rPr>
        <w:fldChar w:fldCharType="end"/>
      </w:r>
      <w:r w:rsidR="00D22506">
        <w:rPr>
          <w:rFonts w:ascii="Times New Roman" w:hAnsi="Times New Roman" w:cs="Times New Roman"/>
        </w:rPr>
        <w:t xml:space="preserve"> </w:t>
      </w:r>
      <w:r w:rsidR="000A1841">
        <w:rPr>
          <w:rFonts w:ascii="Times New Roman" w:hAnsi="Times New Roman" w:cs="Times New Roman"/>
        </w:rPr>
        <w:t>M</w:t>
      </w:r>
      <w:r w:rsidR="00D22506">
        <w:rPr>
          <w:rFonts w:ascii="Times New Roman" w:hAnsi="Times New Roman" w:cs="Times New Roman"/>
        </w:rPr>
        <w:t>edications for opioid use disorder (MOUD)</w:t>
      </w:r>
      <w:r w:rsidR="00BF2215">
        <w:rPr>
          <w:rFonts w:ascii="Times New Roman" w:hAnsi="Times New Roman" w:cs="Times New Roman"/>
        </w:rPr>
        <w:t>,</w:t>
      </w:r>
      <w:r w:rsidR="00D22506">
        <w:rPr>
          <w:rFonts w:ascii="Times New Roman" w:hAnsi="Times New Roman" w:cs="Times New Roman"/>
        </w:rPr>
        <w:t xml:space="preserve"> including methadone</w:t>
      </w:r>
      <w:r w:rsidR="00BF2215">
        <w:rPr>
          <w:rFonts w:ascii="Times New Roman" w:hAnsi="Times New Roman" w:cs="Times New Roman"/>
        </w:rPr>
        <w:t xml:space="preserve">, </w:t>
      </w:r>
      <w:r w:rsidR="00D22506">
        <w:rPr>
          <w:rFonts w:ascii="Times New Roman" w:hAnsi="Times New Roman" w:cs="Times New Roman"/>
        </w:rPr>
        <w:t>buprenorphine</w:t>
      </w:r>
      <w:r w:rsidR="00BF2215">
        <w:rPr>
          <w:rFonts w:ascii="Times New Roman" w:hAnsi="Times New Roman" w:cs="Times New Roman"/>
        </w:rPr>
        <w:t>, and naltrexone, are</w:t>
      </w:r>
      <w:r w:rsidR="00D22506">
        <w:rPr>
          <w:rFonts w:ascii="Times New Roman" w:hAnsi="Times New Roman" w:cs="Times New Roman"/>
        </w:rPr>
        <w:t xml:space="preserve"> recommended</w:t>
      </w:r>
      <w:r w:rsidR="000A1841">
        <w:rPr>
          <w:rFonts w:ascii="Times New Roman" w:hAnsi="Times New Roman" w:cs="Times New Roman"/>
        </w:rPr>
        <w:t xml:space="preserve"> during pregnancy</w:t>
      </w:r>
      <w:r w:rsidR="00BF2215">
        <w:rPr>
          <w:rFonts w:ascii="Times New Roman" w:hAnsi="Times New Roman" w:cs="Times New Roman"/>
        </w:rPr>
        <w:t>.</w:t>
      </w:r>
      <w:r w:rsidR="004D1F0F">
        <w:rPr>
          <w:rFonts w:ascii="Times New Roman" w:hAnsi="Times New Roman" w:cs="Times New Roman"/>
        </w:rPr>
        <w:fldChar w:fldCharType="begin"/>
      </w:r>
      <w:r w:rsidR="0042545E">
        <w:rPr>
          <w:rFonts w:ascii="Times New Roman" w:hAnsi="Times New Roman" w:cs="Times New Roman"/>
        </w:rPr>
        <w:instrText xml:space="preserve"> ADDIN ZOTERO_ITEM CSL_CITATION {"citationID":"2C1Z2J24","properties":{"formattedCitation":"\\super 1,4\\uc0\\u8211{}8\\nosupersub{}","plainCitation":"1,4–8","noteIndex":0},"citationItems":[{"id":300,"uris":["http://zotero.org/users/13068822/items/BDU4SEEY"],"itemData":{"id":300,"type":"article-journal","abstract":"What is already known about this topic? National rates of opioid use disorder are increasing among reproductive-aged and pregnant women, and opioid use during pregnancy is associated with adverse maternal and neonatal outcomes. What is added by this report? National opioid use disorder rates at delivery more than quadrupled during 1999–2014. Rates significantly increased in all 28 states with 3 years of data. Rate increases in Maine, New Mexico, Vermont, and West Virginia exceeded 2.5 per 1,000 deliveries per year. In 2014, rates ranged from 0.7 (District of Columbia) to 48.6 (Vermont). What are the implications for public health practice? National, state, and provider efforts are needed to prevent, monitor, and treat opioid use disorder among reproductiveaged and pregnant women.","container-title":"Morbidity and Mortality Weekly Report","issue":"31","language":"en","source":"Zotero","title":"Opioid Use Disorder Documented at Delivery Hospitalization — United States, 1999–2014","volume":"67","author":[{"family":"Haight","given":"Sarah C"},{"family":"Ko","given":"Jean Y"},{"family":"Tong","given":"Van T"},{"family":"Bohm","given":"Michele K"},{"family":"Callaghan","given":"William M"}],"issued":{"date-parts":[["2018",8,10]]}}},{"id":306,"uris":["http://zotero.org/users/13068822/items/MXGNWK7L"],"itemData":{"id":306,"type":"webpage","container-title":"CDC","title":"Opioid Use During Pregnancy","URL":"https://www.cdc.gov/opioid-use-during-pregnancy/about/index.html","author":[{"family":"Centers for Disease Control","given":""}],"issued":{"date-parts":[["2025",5,7]]}}},{"id":308,"uris":["http://zotero.org/users/13068822/items/QTVQTNBM"],"itemData":{"id":308,"type":"article-journal","abstract":"Opioid abuse among pregnant women has reached epidemic proportions and has influenced maternal and child health policy at the federal, state, and local levels. As a result, we review the current state of opioid use in pregnancy and evaluate recent legislative and health policy initiatives designed to combat opioid addiction in pregnancy. We emphasize the importance of safe and responsible opioid-prescribing practices, expanding the availability and accessibility of medication-assisted treatment and standardizing care for neonates at risk of neonatal abstinence syndrome. Efforts to penalize pregnant women and negative consequences for disclosing substance use to health care providers are harmful and may prevent women from seeking prenatal care and other beneficial health care services during pregnancy. Instead, health care providers should advocate for health policy informed by scientific research and evidence-based practice to reduce the burden of prenatal opioid abuse and optimize outcomes for mothers and their neonates.","container-title":"Obstetrics &amp; Gynecology","DOI":"10.1097/AOG.0000000000001446","ISSN":"0029-7844","issue":"1","language":"en","page":"4-10","source":"DOI.org (Crossref)","title":"Opioid Use Disorder in Pregnancy: Health Policy and Practice in the Midst of an Epidemic","title-short":"Opioid Use Disorder in Pregnancy","URL":"https://journals.lww.com/00006250-201607000-00002","volume":"128","author":[{"family":"Krans","given":"Elizabeth E."},{"family":"Patrick","given":"Stephen W."}],"accessed":{"date-parts":[["2025",11,19]]},"issued":{"date-parts":[["2016",7]]}}},{"id":310,"uris":["http://zotero.org/users/13068822/items/HXGAKMDG"],"itemData":{"id":310,"type":"article-journal","abstract":"OBJECTIVE To determine if treatment with buprenorphine for opioid use disorder in pregnancy is associated with improved maternal and infant outcomes compared to no treatment among mothers with OUD. DESIGN, SETTING, AND PARTICIPANTS This retrospective cohort study included maternal-infant dyads continuously enrolled in the Tennessee Medicaid program from 20 weeks’ estimated gestational age to 6 weeks post partum between 2010 and 2021. Medicaid administrative was linked to birth and death certificates. Data analysis was conducted from April to October 2024. EXPOSURE Buprenorphine use during pregnancy. MAIN OUTCOMES AND MEASURES Adverse pregnancy outcomes included preterm birth, neonatal intensive care unit (NICU) admission, infant death, severe maternal morbidity (SMM), intensive care unit admission, and maternal death. Logistic regression and propensity scores with overlap weighting were used to calculate adjusted predicted probabilities for adverse outcomes.\nRESULTS Among 14 463 maternal-infant dyads, 7469 (51.6%) received buprenorphine treatment (median [IQR] maternal age, 27 [24-31] years). There was a statistically significant lower rate of adverse pregnancy outcomes among dyads treated with buprenorphine compared to untreated dyads (25.4% vs 30.8%; P &lt; .001); the treatment group also had a lower rate of SMM events (5.4% vs 6.9%; P &lt; .001), preterm births (14.1% vs 20.0%; P &lt; .001), and NICU admissions (15.2% vs 17.2%; P = .001). In adjusted analyses, those with buprenorphine treatment had a 5.1 percentage point (pp; 95% CI, 3.5-6.7 pp) lower probability of any adverse outcomes, including a 1.2 pp (95% CI, 0.4-2.1 pp) lower probability of SMM, 1.7 pp (95% CI, 0.4-2.9 pp) lower probability of NICU admission, and 5.3 pp (95% CI, 4.0-6.6 pp) lower probability of preterm birth. The number needed to treat to avoid an adverse pregnancy outcome was 20.\nCONCLUSIONS AND RELEVANCE In this cohort study of pregnant individuals with OUD, buprenorphine treatment was associated with improved outcomes for the mother and infant, underscoring the need to improve access to treatment nationwide.","container-title":"JAMA Health Forum","DOI":"10.1001/jamahealthforum.2025.1814","ISSN":"2689-0186","issue":"4","journalAbbreviation":"JAMA Health Forum","language":"en","page":"e251814","source":"DOI.org (Crossref)","title":"Buprenorphine Treatment in Pregnancy and Maternal-Infant Outcomes","URL":"https://jamanetwork.com/journals/jama-health-forum/fullarticle/2834223","volume":"6","author":[{"family":"Krishnapura","given":"Sunaya R."},{"family":"McNeer","given":"Elizabeth"},{"family":"Loch","given":"Sarah F."},{"family":"Reese","given":"Thomas"},{"family":"Dudley","given":"Judith"},{"family":"Phillippi","given":"Julia C."},{"family":"Wiese","given":"Andrew D."},{"family":"Dupont","given":"William D."},{"family":"Leech","given":"Ashley A."},{"family":"Patrick","given":"Stephen W."}],"accessed":{"date-parts":[["2025",11,19]]},"issued":{"date-parts":[["2025",4,27]]}}},{"id":314,"uris":["http://zotero.org/users/13068822/items/EV8FM7NB"],"itemData":{"id":314,"type":"book","event-place":"Washington, D.C.","ISBN":"978-0-309-48648-4","language":"en","note":"page: 25310\nDOI: 10.17226/25310","publisher":"The National Academies Press","publisher-place":"Washington, D.C.","source":"DOI.org (Crossref)","title":"Medications for Opioid Use Disorder Save Lives","URL":"https://www.nap.edu/catalog/25310","author":[{"literal":"National Academies of Sciences, Engineering, and Medicine"}],"accessed":{"date-parts":[["2025",11,19]]},"issued":{"date-parts":[["2019",5,16]]}}},{"id":311,"uris":["http://zotero.org/users/13068822/items/JSH9R8BK"],"itemData":{"id":311,"type":"report","publisher":"Substance Abuse and Mental Health Services Administration","title":"Clinical Guidance for Treating Pregnant and Parenting Women with Opioid Use Disorder and Their Infants","URL":"https://library.samhsa.gov/sites/default/files/sma18-5054.pdf","author":[{"family":"Substance Abuse and Mental Health Services Administration","given":""}]}}],"schema":"https://github.com/citation-style-language/schema/raw/master/csl-citation.json"} </w:instrText>
      </w:r>
      <w:r w:rsidR="004D1F0F">
        <w:rPr>
          <w:rFonts w:ascii="Times New Roman" w:hAnsi="Times New Roman" w:cs="Times New Roman"/>
        </w:rPr>
        <w:fldChar w:fldCharType="separate"/>
      </w:r>
      <w:r w:rsidR="0042545E" w:rsidRPr="0042545E">
        <w:rPr>
          <w:rFonts w:ascii="Times New Roman" w:hAnsi="Times New Roman" w:cs="Times New Roman"/>
          <w:kern w:val="0"/>
          <w:vertAlign w:val="superscript"/>
        </w:rPr>
        <w:t>1,4–8</w:t>
      </w:r>
      <w:r w:rsidR="004D1F0F">
        <w:rPr>
          <w:rFonts w:ascii="Times New Roman" w:hAnsi="Times New Roman" w:cs="Times New Roman"/>
        </w:rPr>
        <w:fldChar w:fldCharType="end"/>
      </w:r>
      <w:r w:rsidR="004D1F0F">
        <w:rPr>
          <w:rFonts w:ascii="Times New Roman" w:hAnsi="Times New Roman" w:cs="Times New Roman"/>
        </w:rPr>
        <w:t xml:space="preserve"> </w:t>
      </w:r>
      <w:r w:rsidR="000A1841">
        <w:rPr>
          <w:rFonts w:ascii="Times New Roman" w:hAnsi="Times New Roman" w:cs="Times New Roman"/>
        </w:rPr>
        <w:t xml:space="preserve"> </w:t>
      </w:r>
      <w:r w:rsidR="00BF2215">
        <w:rPr>
          <w:rFonts w:ascii="Times New Roman" w:hAnsi="Times New Roman" w:cs="Times New Roman"/>
        </w:rPr>
        <w:t xml:space="preserve">Prior </w:t>
      </w:r>
      <w:r w:rsidR="000A1841">
        <w:rPr>
          <w:rFonts w:ascii="Times New Roman" w:hAnsi="Times New Roman" w:cs="Times New Roman"/>
        </w:rPr>
        <w:t xml:space="preserve">studies have shown that MOUD treatment </w:t>
      </w:r>
      <w:r w:rsidR="00BF2215">
        <w:rPr>
          <w:rFonts w:ascii="Times New Roman" w:hAnsi="Times New Roman" w:cs="Times New Roman"/>
        </w:rPr>
        <w:t>is</w:t>
      </w:r>
      <w:r w:rsidR="000A1841">
        <w:rPr>
          <w:rFonts w:ascii="Times New Roman" w:hAnsi="Times New Roman" w:cs="Times New Roman"/>
        </w:rPr>
        <w:t xml:space="preserve"> associated with </w:t>
      </w:r>
      <w:r w:rsidR="00BF2215">
        <w:rPr>
          <w:rFonts w:ascii="Times New Roman" w:hAnsi="Times New Roman" w:cs="Times New Roman"/>
        </w:rPr>
        <w:t>lower risks</w:t>
      </w:r>
      <w:r w:rsidR="000A1841">
        <w:rPr>
          <w:rFonts w:ascii="Times New Roman" w:hAnsi="Times New Roman" w:cs="Times New Roman"/>
        </w:rPr>
        <w:t xml:space="preserve"> of </w:t>
      </w:r>
      <w:r w:rsidR="000F633E">
        <w:rPr>
          <w:rFonts w:ascii="Times New Roman" w:hAnsi="Times New Roman" w:cs="Times New Roman"/>
        </w:rPr>
        <w:t>adverse maternal outcomes</w:t>
      </w:r>
      <w:r w:rsidR="00BF2215">
        <w:rPr>
          <w:rFonts w:ascii="Times New Roman" w:hAnsi="Times New Roman" w:cs="Times New Roman"/>
        </w:rPr>
        <w:t>, including</w:t>
      </w:r>
      <w:r w:rsidR="000F633E">
        <w:rPr>
          <w:rFonts w:ascii="Times New Roman" w:hAnsi="Times New Roman" w:cs="Times New Roman"/>
        </w:rPr>
        <w:t xml:space="preserve"> </w:t>
      </w:r>
      <w:r w:rsidR="000A1841">
        <w:rPr>
          <w:rFonts w:ascii="Times New Roman" w:hAnsi="Times New Roman" w:cs="Times New Roman"/>
        </w:rPr>
        <w:t>overdose</w:t>
      </w:r>
      <w:r w:rsidR="000F633E">
        <w:rPr>
          <w:rFonts w:ascii="Times New Roman" w:hAnsi="Times New Roman" w:cs="Times New Roman"/>
        </w:rPr>
        <w:t xml:space="preserve"> and severe maternal mor</w:t>
      </w:r>
      <w:r w:rsidR="00BF2215">
        <w:rPr>
          <w:rFonts w:ascii="Times New Roman" w:hAnsi="Times New Roman" w:cs="Times New Roman"/>
        </w:rPr>
        <w:t>bidity</w:t>
      </w:r>
      <w:r w:rsidR="000A1841">
        <w:rPr>
          <w:rFonts w:ascii="Times New Roman" w:hAnsi="Times New Roman" w:cs="Times New Roman"/>
        </w:rPr>
        <w:t>,</w:t>
      </w:r>
      <w:r w:rsidR="000A1841">
        <w:rPr>
          <w:rFonts w:ascii="Times New Roman" w:hAnsi="Times New Roman" w:cs="Times New Roman"/>
        </w:rPr>
        <w:fldChar w:fldCharType="begin"/>
      </w:r>
      <w:r w:rsidR="00E23A77">
        <w:rPr>
          <w:rFonts w:ascii="Times New Roman" w:hAnsi="Times New Roman" w:cs="Times New Roman"/>
        </w:rPr>
        <w:instrText xml:space="preserve"> ADDIN ZOTERO_ITEM CSL_CITATION {"citationID":"g6QkSL0t","properties":{"formattedCitation":"\\super 6,9,10\\nosupersub{}","plainCitation":"6,9,10","noteIndex":0},"citationItems":[{"id":310,"uris":["http://zotero.org/users/13068822/items/HXGAKMDG"],"itemData":{"id":310,"type":"article-journal","abstract":"OBJECTIVE To determine if treatment with buprenorphine for opioid use disorder in pregnancy is associated with improved maternal and infant outcomes compared to no treatment among mothers with OUD. DESIGN, SETTING, AND PARTICIPANTS This retrospective cohort study included maternal-infant dyads continuously enrolled in the Tennessee Medicaid program from 20 weeks’ estimated gestational age to 6 weeks post partum between 2010 and 2021. Medicaid administrative was linked to birth and death certificates. Data analysis was conducted from April to October 2024. EXPOSURE Buprenorphine use during pregnancy. MAIN OUTCOMES AND MEASURES Adverse pregnancy outcomes included preterm birth, neonatal intensive care unit (NICU) admission, infant death, severe maternal morbidity (SMM), intensive care unit admission, and maternal death. Logistic regression and propensity scores with overlap weighting were used to calculate adjusted predicted probabilities for adverse outcomes.\nRESULTS Among 14 463 maternal-infant dyads, 7469 (51.6%) received buprenorphine treatment (median [IQR] maternal age, 27 [24-31] years). There was a statistically significant lower rate of adverse pregnancy outcomes among dyads treated with buprenorphine compared to untreated dyads (25.4% vs 30.8%; P &lt; .001); the treatment group also had a lower rate of SMM events (5.4% vs 6.9%; P &lt; .001), preterm births (14.1% vs 20.0%; P &lt; .001), and NICU admissions (15.2% vs 17.2%; P = .001). In adjusted analyses, those with buprenorphine treatment had a 5.1 percentage point (pp; 95% CI, 3.5-6.7 pp) lower probability of any adverse outcomes, including a 1.2 pp (95% CI, 0.4-2.1 pp) lower probability of SMM, 1.7 pp (95% CI, 0.4-2.9 pp) lower probability of NICU admission, and 5.3 pp (95% CI, 4.0-6.6 pp) lower probability of preterm birth. The number needed to treat to avoid an adverse pregnancy outcome was 20.\nCONCLUSIONS AND RELEVANCE In this cohort study of pregnant individuals with OUD, buprenorphine treatment was associated with improved outcomes for the mother and infant, underscoring the need to improve access to treatment nationwide.","container-title":"JAMA Health Forum","DOI":"10.1001/jamahealthforum.2025.1814","ISSN":"2689-0186","issue":"4","journalAbbreviation":"JAMA Health Forum","language":"en","page":"e251814","source":"DOI.org (Crossref)","title":"Buprenorphine Treatment in Pregnancy and Maternal-Infant Outcomes","URL":"https://jamanetwork.com/journals/jama-health-forum/fullarticle/2834223","volume":"6","author":[{"family":"Krishnapura","given":"Sunaya R."},{"family":"McNeer","given":"Elizabeth"},{"family":"Loch","given":"Sarah F."},{"family":"Reese","given":"Thomas"},{"family":"Dudley","given":"Judith"},{"family":"Phillippi","given":"Julia C."},{"family":"Wiese","given":"Andrew D."},{"family":"Dupont","given":"William D."},{"family":"Leech","given":"Ashley A."},{"family":"Patrick","given":"Stephen W."}],"accessed":{"date-parts":[["2025",11,19]]},"issued":{"date-parts":[["2025",4,27]]}}},{"id":357,"uris":["http://zotero.org/users/13068822/items/XIDJIJG3"],"itemData":{"id":357,"type":"article-journal","abstract":"Aim To test the effect of the duration of medication for opioid use disorder (MOUD) use during pregnancy on maternal, perinatal and neonatal outcomes. Design Retrospective cohort analysis of claims, encounter and pharmacy data. Setting Pennsylvania, USA. Participants We analyzed 13 320 pregnancies among 10 741 women with opioid use disorder aged 15–44 years enrolled in Pennsylvania Medicaid between 2009 and 2017. Measurements We examined ﬁve outcomes during pregnancy and for 12 weeks postpartum: (1) overdose, (2) postpartum MOUD continuation, (3) preterm birth (&lt; 37 weeks gestation), (4) term low birth weight (&lt; 2500 g at </w:instrText>
      </w:r>
      <w:r w:rsidR="00E23A77">
        <w:rPr>
          <w:rFonts w:ascii="Times New Roman" w:hAnsi="Times New Roman" w:cs="Times New Roman" w:hint="eastAsia"/>
        </w:rPr>
        <w:instrText>≥</w:instrText>
      </w:r>
      <w:r w:rsidR="00E23A77">
        <w:rPr>
          <w:rFonts w:ascii="Times New Roman" w:hAnsi="Times New Roman" w:cs="Times New Roman"/>
        </w:rPr>
        <w:instrText xml:space="preserve"> 37 weeks) and (5) neonatal abstinence syndrome (NAS). Our primary exposure was the duration (count of weeks) of any MOUD use, including methadone or buprenorphine, during pregnancy. Findings Among 13 320 pregnancies, 306 (2.3%) were complicated by an overdose, 1753 (13.2%) resulted in a preterm birth and 6787 (50.9%) continued MOUD postpartum. Among infants, 874 (7.6%) were low birth weight at term and 7706 (57.9%) were diagnosed with NAS. As the duration of MOUD use increased, we found a statistically signiﬁcant decrease in the rate of overdose and preterm birth, a statistically signiﬁcant increase in the rate of postpartum MOUD continuation and NAS and a decline in term low birth weight. Speciﬁcally, for each additional week of MOUD, the adjusted odds of overdose decreased by 2% [adjusted odds ratio (aOR) = 0.98; 95% conﬁdence interval (CI) = 0.97, 0.99], preterm birth decreased by 1% (aOR = 0.99; 95% CI = 0.99, 1.00), postpartum MOUD continuation increased by 95% (aOR = 1.95; 95% CI = 1.87, 2.04) and NAS increased by 41% (aOR = 1.41; 95% CI = 1.35, 1.47). The odds of term low birth weight did not change (aOR = 1.00; 95% CI = 0.99, 1.00), although the rate declined with a longer duration of MOUD use during pregnancy. Conclusions Longer duration of medication for opioid use disorder use during pregnancy appears to be associated with improved maternal and perinatal outcomes.","container-title":"Addiction","DOI":"10.1111/add.15582","ISSN":"0965-2140, 1360-0443","issue":"12","journalAbbreviation":"Addiction","language":"en","page":"3504-3514","source":"DOI.org (Crossref)","title":"Outcomes associated with the use of medications for opioid use disorder during pregnancy","URL":"https://onlinelibrary.wiley.com/doi/10.1111/add.15582","volume":"116","author":[{"family":"Krans","given":"Elizabeth E."},{"family":"Kim","given":"Joo Yeon"},{"family":"Chen","given":"Qingwen"},{"family":"Rothenberger","given":"Scott D."},{"family":"James","given":"Alton Everette"},{"family":"Kelley","given":"David"},{"family":"Jarlenski","given":"Marian P."}],"accessed":{"date-parts":[["2025",12,4]]},"issued":{"date-parts":[["2021",12]]}}},{"id":369,"uris":["http://zotero.org/users/13068822/items/UIQ7FANV"],"itemData":{"id":369,"type":"article-journal","abstract":"BACKGROUND: Opioid use disorder contributes to maternal morbidity and mortality in the United States. Little is known about how the patterns of buprenorphine dose and duration throughout pregnancy may affect neonatal and postpartum outcomes. OBJECTIVE: To determine the associations between trajectories of buprenorphine utilization and dose during pregnancy on maternal and neonatal health outcomes. STUDY DESIGN: Retrospective cohort study among 2925 pregnant persons with opioid use disorder, followed from the estimated start date of pregnancy through 90 days after delivery. We used administrative healthcare data from Medicaid-enrolled individuals to assess buprenorphine dose and use and maternal (postpartum buprenorphine continuation and overdose) and neonatal (low birthweight, neonatal abstinence syndrome (NAS)) outcomes. Group-based trajectory modelling was used to identify trajectories of buprenorphine dose and use during pregnancy. Weighted multivariable logistic regression assessed the association between buprenorphine trajectories and outcomes. RESULTS: We identiﬁed 8 trajectories of buprenorphine utilization and dose during pregnancy. Regression analyses found that high doses of buprenorphine and a longer duration of buprenorphine use during pregnancy was associated with higher odds of postpartum buprenorphine continuation and reduced rates of overdose. Higher doses and longer duration of buprenorphine treatment were not associated with an increase in NAS or term low birth weight, relative to moderate or low doses or shorter treatment duration. CONCLUSION: A longer duration and higher dose of buprenorphine treatment during pregnancy were associated with improved odds of postpartum buprenorphine continuation and were not associated with adverse neonatal outcomes.","container-title":"American Journal of Obstetrics and Gynecology","DOI":"10.1016/j.ajog.2024.12.001","ISSN":"00029378","issue":"1","journalAbbreviation":"American Journal of Obstetrics and Gynecology","language":"en","page":"59.e1-59.e15","source":"DOI.org (Crossref)","title":"Association between buprenorphine dose and outcomes among pregnant persons with opioid use disorder","URL":"https://linkinghub.elsevier.com/retrieve/pii/S0002937824011785","volume":"233","author":[{"family":"Jarlenski","given":"Marian"},{"family":"LoCiganic","given":"Wei-Hsuan"},{"family":"Chen","given":"Qingwen"},{"family":"Pudasainy","given":"Sabnum"},{"family":"Donohue","given":"Julie M."},{"family":"Cole","given":"Evan S."},{"family":"Krans","given":"Elizabeth E."}],"accessed":{"date-parts":[["2026",1,8]]},"issued":{"date-parts":[["2025",7]]}}}],"schema":"https://github.com/citation-style-language/schema/raw/master/csl-citation.json"} </w:instrText>
      </w:r>
      <w:r w:rsidR="000A1841">
        <w:rPr>
          <w:rFonts w:ascii="Times New Roman" w:hAnsi="Times New Roman" w:cs="Times New Roman"/>
        </w:rPr>
        <w:fldChar w:fldCharType="separate"/>
      </w:r>
      <w:r w:rsidR="00E23A77" w:rsidRPr="00E23A77">
        <w:rPr>
          <w:rFonts w:ascii="Times New Roman" w:hAnsi="Times New Roman" w:cs="Times New Roman"/>
          <w:kern w:val="0"/>
          <w:vertAlign w:val="superscript"/>
        </w:rPr>
        <w:t>6,9,10</w:t>
      </w:r>
      <w:r w:rsidR="000A1841">
        <w:rPr>
          <w:rFonts w:ascii="Times New Roman" w:hAnsi="Times New Roman" w:cs="Times New Roman"/>
        </w:rPr>
        <w:fldChar w:fldCharType="end"/>
      </w:r>
      <w:r w:rsidR="00443FA8">
        <w:rPr>
          <w:rFonts w:ascii="Times New Roman" w:hAnsi="Times New Roman" w:cs="Times New Roman"/>
        </w:rPr>
        <w:t xml:space="preserve"> </w:t>
      </w:r>
      <w:r w:rsidR="000F633E">
        <w:rPr>
          <w:rFonts w:ascii="Times New Roman" w:hAnsi="Times New Roman" w:cs="Times New Roman"/>
        </w:rPr>
        <w:t>a</w:t>
      </w:r>
      <w:r w:rsidR="00BF2215">
        <w:rPr>
          <w:rFonts w:ascii="Times New Roman" w:hAnsi="Times New Roman" w:cs="Times New Roman"/>
        </w:rPr>
        <w:t>s well as</w:t>
      </w:r>
      <w:r w:rsidR="000F633E">
        <w:rPr>
          <w:rFonts w:ascii="Times New Roman" w:hAnsi="Times New Roman" w:cs="Times New Roman"/>
        </w:rPr>
        <w:t xml:space="preserve"> adverse neonatal outcomes</w:t>
      </w:r>
      <w:r w:rsidR="00BF2215">
        <w:rPr>
          <w:rFonts w:ascii="Times New Roman" w:hAnsi="Times New Roman" w:cs="Times New Roman"/>
        </w:rPr>
        <w:t xml:space="preserve">, such as </w:t>
      </w:r>
      <w:r w:rsidR="00443FA8">
        <w:rPr>
          <w:rFonts w:ascii="Times New Roman" w:hAnsi="Times New Roman" w:cs="Times New Roman"/>
        </w:rPr>
        <w:t>preterm birth</w:t>
      </w:r>
      <w:r w:rsidR="000F633E">
        <w:rPr>
          <w:rFonts w:ascii="Times New Roman" w:hAnsi="Times New Roman" w:cs="Times New Roman"/>
        </w:rPr>
        <w:t xml:space="preserve">s and neonatal intensive care unit </w:t>
      </w:r>
      <w:r w:rsidR="00025B92">
        <w:rPr>
          <w:rFonts w:ascii="Times New Roman" w:hAnsi="Times New Roman" w:cs="Times New Roman"/>
        </w:rPr>
        <w:t xml:space="preserve">(NICU) </w:t>
      </w:r>
      <w:r w:rsidR="000F633E">
        <w:rPr>
          <w:rFonts w:ascii="Times New Roman" w:hAnsi="Times New Roman" w:cs="Times New Roman"/>
        </w:rPr>
        <w:t>admissions.</w:t>
      </w:r>
      <w:r w:rsidR="00443FA8">
        <w:rPr>
          <w:rFonts w:ascii="Times New Roman" w:hAnsi="Times New Roman" w:cs="Times New Roman"/>
        </w:rPr>
        <w:fldChar w:fldCharType="begin"/>
      </w:r>
      <w:r w:rsidR="000F633E">
        <w:rPr>
          <w:rFonts w:ascii="Times New Roman" w:hAnsi="Times New Roman" w:cs="Times New Roman"/>
        </w:rPr>
        <w:instrText xml:space="preserve"> ADDIN ZOTERO_ITEM CSL_CITATION {"citationID":"cd2O3zB1","properties":{"formattedCitation":"\\super 6,9\\nosupersub{}","plainCitation":"6,9","noteIndex":0},"citationItems":[{"id":310,"uris":["http://zotero.org/users/13068822/items/HXGAKMDG"],"itemData":{"id":310,"type":"article-journal","abstract":"OBJECTIVE To determine if treatment with buprenorphine for opioid use disorder in pregnancy is associated with improved maternal and infant outcomes compared to no treatment among mothers with OUD. DESIGN, SETTING, AND PARTICIPANTS This retrospective cohort study included maternal-infant dyads continuously enrolled in the Tennessee Medicaid program from 20 weeks’ estimated gestational age to 6 weeks post partum between 2010 and 2021. Medicaid administrative was linked to birth and death certificates. Data analysis was conducted from April to October 2024. EXPOSURE Buprenorphine use during pregnancy. MAIN OUTCOMES AND MEASURES Adverse pregnancy outcomes included preterm birth, neonatal intensive care unit (NICU) admission, infant death, severe maternal morbidity (SMM), intensive care unit admission, and maternal death. Logistic regression and propensity scores with overlap weighting were used to calculate adjusted predicted probabilities for adverse outcomes.\nRESULTS Among 14 463 maternal-infant dyads, 7469 (51.6%) received buprenorphine treatment (median [IQR] maternal age, 27 [24-31] years). There was a statistically significant lower rate of adverse pregnancy outcomes among dyads treated with buprenorphine compared to untreated dyads (25.4% vs 30.8%; P &lt; .001); the treatment group also had a lower rate of SMM events (5.4% vs 6.9%; P &lt; .001), preterm births (14.1% vs 20.0%; P &lt; .001), and NICU admissions (15.2% vs 17.2%; P = .001). In adjusted analyses, those with buprenorphine treatment had a 5.1 percentage point (pp; 95% CI, 3.5-6.7 pp) lower probability of any adverse outcomes, including a 1.2 pp (95% CI, 0.4-2.1 pp) lower probability of SMM, 1.7 pp (95% CI, 0.4-2.9 pp) lower probability of NICU admission, and 5.3 pp (95% CI, 4.0-6.6 pp) lower probability of preterm birth. The number needed to treat to avoid an adverse pregnancy outcome was 20.\nCONCLUSIONS AND RELEVANCE In this cohort study of pregnant individuals with OUD, buprenorphine treatment was associated with improved outcomes for the mother and infant, underscoring the need to improve access to treatment nationwide.","container-title":"JAMA Health Forum","DOI":"10.1001/jamahealthforum.2025.1814","ISSN":"2689-0186","issue":"4","journalAbbreviation":"JAMA Health Forum","language":"en","page":"e251814","source":"DOI.org (Crossref)","title":"Buprenorphine Treatment in Pregnancy and Maternal-Infant Outcomes","URL":"https://jamanetwork.com/journals/jama-health-forum/fullarticle/2834223","volume":"6","author":[{"family":"Krishnapura","given":"Sunaya R."},{"family":"McNeer","given":"Elizabeth"},{"family":"Loch","given":"Sarah F."},{"family":"Reese","given":"Thomas"},{"family":"Dudley","given":"Judith"},{"family":"Phillippi","given":"Julia C."},{"family":"Wiese","given":"Andrew D."},{"family":"Dupont","given":"William D."},{"family":"Leech","given":"Ashley A."},{"family":"Patrick","given":"Stephen W."}],"accessed":{"date-parts":[["2025",11,19]]},"issued":{"date-parts":[["2025",4,27]]}}},{"id":357,"uris":["http://zotero.org/users/13068822/items/XIDJIJG3"],"itemData":{"id":357,"type":"article-journal","abstract":"Aim To test the effect of the duration of medication for opioid use disorder (MOUD) use during pregnancy on maternal, perinatal and neonatal outcomes. Design Retrospective cohort analysis of claims, encounter and pharmacy data. Setting Pennsylvania, USA. Participants We analyzed 13 320 pregnancies among 10 741 women with opioid use disorder aged 15–44 years enrolled in Pennsylvania Medicaid between 2009 and 2017. Measurements We examined ﬁve outcomes during pregnancy and for 12 weeks postpartum: (1) overdose, (2) postpartum MOUD continuation, (3) preterm birth (&lt; 37 weeks gestation), (4) term low birth weight (&lt; 2500 g at </w:instrText>
      </w:r>
      <w:r w:rsidR="000F633E">
        <w:rPr>
          <w:rFonts w:ascii="Times New Roman" w:hAnsi="Times New Roman" w:cs="Times New Roman" w:hint="eastAsia"/>
        </w:rPr>
        <w:instrText>≥</w:instrText>
      </w:r>
      <w:r w:rsidR="000F633E">
        <w:rPr>
          <w:rFonts w:ascii="Times New Roman" w:hAnsi="Times New Roman" w:cs="Times New Roman"/>
        </w:rPr>
        <w:instrText xml:space="preserve"> 37 weeks) and (5) neonatal abstinence syndrome (NAS). Our primary exposure was the duration (count of weeks) of any MOUD use, including methadone or buprenorphine, during pregnancy. Findings Among 13 320 pregnancies, 306 (2.3%) were complicated by an overdose, 1753 (13.2%) resulted in a preterm birth and 6787 (50.9%) continued MOUD postpartum. Among infants, 874 (7.6%) were low birth weight at term and 7706 (57.9%) were diagnosed with NAS. As the duration of MOUD use increased, we found a statistically signiﬁcant decrease in the rate of overdose and preterm birth, a statistically signiﬁcant increase in the rate of postpartum MOUD continuation and NAS and a decline in term low birth weight. Speciﬁcally, for each additional week of MOUD, the adjusted odds of overdose decreased by 2% [adjusted odds ratio (aOR) = 0.98; 95% conﬁdence interval (CI) = 0.97, 0.99], preterm birth decreased by 1% (aOR = 0.99; 95% CI = 0.99, 1.00), postpartum MOUD continuation increased by 95% (aOR = 1.95; 95% CI = 1.87, 2.04) and NAS increased by 41% (aOR = 1.41; 95% CI = 1.35, 1.47). The odds of term low birth weight did not change (aOR = 1.00; 95% CI = 0.99, 1.00), although the rate declined with a longer duration of MOUD use during pregnancy. Conclusions Longer duration of medication for opioid use disorder use during pregnancy appears to be associated with improved maternal and perinatal outcomes.","container-title":"Addiction","DOI":"10.1111/add.15582","ISSN":"0965-2140, 1360-0443","issue":"12","journalAbbreviation":"Addiction","language":"en","page":"3504-3514","source":"DOI.org (Crossref)","title":"Outcomes associated with the use of medications for opioid use disorder during pregnancy","URL":"https://onlinelibrary.wiley.com/doi/10.1111/add.15582","volume":"116","author":[{"family":"Krans","given":"Elizabeth E."},{"family":"Kim","given":"Joo Yeon"},{"family":"Chen","given":"Qingwen"},{"family":"Rothenberger","given":"Scott D."},{"family":"James","given":"Alton Everette"},{"family":"Kelley","given":"David"},{"family":"Jarlenski","given":"Marian P."}],"accessed":{"date-parts":[["2025",12,4]]},"issued":{"date-parts":[["2021",12]]}}}],"schema":"https://github.com/citation-style-language/schema/raw/master/csl-citation.json"} </w:instrText>
      </w:r>
      <w:r w:rsidR="00443FA8">
        <w:rPr>
          <w:rFonts w:ascii="Times New Roman" w:hAnsi="Times New Roman" w:cs="Times New Roman"/>
        </w:rPr>
        <w:fldChar w:fldCharType="separate"/>
      </w:r>
      <w:r w:rsidR="000F633E" w:rsidRPr="000F633E">
        <w:rPr>
          <w:rFonts w:ascii="Times New Roman" w:hAnsi="Times New Roman" w:cs="Times New Roman"/>
          <w:kern w:val="0"/>
          <w:vertAlign w:val="superscript"/>
        </w:rPr>
        <w:t>6,9</w:t>
      </w:r>
      <w:r w:rsidR="00443FA8">
        <w:rPr>
          <w:rFonts w:ascii="Times New Roman" w:hAnsi="Times New Roman" w:cs="Times New Roman"/>
        </w:rPr>
        <w:fldChar w:fldCharType="end"/>
      </w:r>
      <w:r w:rsidR="000A1841">
        <w:rPr>
          <w:rFonts w:ascii="Times New Roman" w:hAnsi="Times New Roman" w:cs="Times New Roman"/>
        </w:rPr>
        <w:t xml:space="preserve"> </w:t>
      </w:r>
    </w:p>
    <w:p w14:paraId="2E1A8749" w14:textId="00A09391" w:rsidR="00A3692A" w:rsidRDefault="000A1841" w:rsidP="000A7B44">
      <w:pPr>
        <w:spacing w:line="240" w:lineRule="auto"/>
        <w:ind w:firstLine="720"/>
        <w:contextualSpacing/>
        <w:rPr>
          <w:rFonts w:ascii="Times New Roman" w:hAnsi="Times New Roman" w:cs="Times New Roman"/>
        </w:rPr>
      </w:pPr>
      <w:r>
        <w:rPr>
          <w:rFonts w:ascii="Times New Roman" w:hAnsi="Times New Roman" w:cs="Times New Roman"/>
        </w:rPr>
        <w:t xml:space="preserve">Despite this </w:t>
      </w:r>
      <w:r w:rsidR="009473F4">
        <w:rPr>
          <w:rFonts w:ascii="Times New Roman" w:hAnsi="Times New Roman" w:cs="Times New Roman"/>
        </w:rPr>
        <w:t>recommendation</w:t>
      </w:r>
      <w:r>
        <w:rPr>
          <w:rFonts w:ascii="Times New Roman" w:hAnsi="Times New Roman" w:cs="Times New Roman"/>
        </w:rPr>
        <w:t xml:space="preserve">, </w:t>
      </w:r>
      <w:r w:rsidR="004D1F0F">
        <w:rPr>
          <w:rFonts w:ascii="Times New Roman" w:hAnsi="Times New Roman" w:cs="Times New Roman"/>
        </w:rPr>
        <w:t>less than half of pregnant individuals with OUD receive treatment</w:t>
      </w:r>
      <w:r w:rsidR="0054315C">
        <w:rPr>
          <w:rFonts w:ascii="Times New Roman" w:hAnsi="Times New Roman" w:cs="Times New Roman"/>
        </w:rPr>
        <w:t>.</w:t>
      </w:r>
      <w:r w:rsidR="004D1F0F">
        <w:rPr>
          <w:rFonts w:ascii="Times New Roman" w:hAnsi="Times New Roman" w:cs="Times New Roman"/>
        </w:rPr>
        <w:fldChar w:fldCharType="begin"/>
      </w:r>
      <w:r w:rsidR="0042545E">
        <w:rPr>
          <w:rFonts w:ascii="Times New Roman" w:hAnsi="Times New Roman" w:cs="Times New Roman"/>
        </w:rPr>
        <w:instrText xml:space="preserve"> ADDIN ZOTERO_ITEM CSL_CITATION {"citationID":"GNwfZheI","properties":{"formattedCitation":"\\super 6\\nosupersub{}","plainCitation":"6","noteIndex":0},"citationItems":[{"id":310,"uris":["http://zotero.org/users/13068822/items/HXGAKMDG"],"itemData":{"id":310,"type":"article-journal","abstract":"OBJECTIVE To determine if treatment with buprenorphine for opioid use disorder in pregnancy is associated with improved maternal and infant outcomes compared to no treatment among mothers with OUD. DESIGN, SETTING, AND PARTICIPANTS This retrospective cohort study included maternal-infant dyads continuously enrolled in the Tennessee Medicaid program from 20 weeks’ estimated gestational age to 6 weeks post partum between 2010 and 2021. Medicaid administrative was linked to birth and death certificates. Data analysis was conducted from April to October 2024. EXPOSURE Buprenorphine use during pregnancy. MAIN OUTCOMES AND MEASURES Adverse pregnancy outcomes included preterm birth, neonatal intensive care unit (NICU) admission, infant death, severe maternal morbidity (SMM), intensive care unit admission, and maternal death. Logistic regression and propensity scores with overlap weighting were used to calculate adjusted predicted probabilities for adverse outcomes.\nRESULTS Among 14 463 maternal-infant dyads, 7469 (51.6%) received buprenorphine treatment (median [IQR] maternal age, 27 [24-31] years). There was a statistically significant lower rate of adverse pregnancy outcomes among dyads treated with buprenorphine compared to untreated dyads (25.4% vs 30.8%; P &lt; .001); the treatment group also had a lower rate of SMM events (5.4% vs 6.9%; P &lt; .001), preterm births (14.1% vs 20.0%; P &lt; .001), and NICU admissions (15.2% vs 17.2%; P = .001). In adjusted analyses, those with buprenorphine treatment had a 5.1 percentage point (pp; 95% CI, 3.5-6.7 pp) lower probability of any adverse outcomes, including a 1.2 pp (95% CI, 0.4-2.1 pp) lower probability of SMM, 1.7 pp (95% CI, 0.4-2.9 pp) lower probability of NICU admission, and 5.3 pp (95% CI, 4.0-6.6 pp) lower probability of preterm birth. The number needed to treat to avoid an adverse pregnancy outcome was 20.\nCONCLUSIONS AND RELEVANCE In this cohort study of pregnant individuals with OUD, buprenorphine treatment was associated with improved outcomes for the mother and infant, underscoring the need to improve access to treatment nationwide.","container-title":"JAMA Health Forum","DOI":"10.1001/jamahealthforum.2025.1814","ISSN":"2689-0186","issue":"4","journalAbbreviation":"JAMA Health Forum","language":"en","page":"e251814","source":"DOI.org (Crossref)","title":"Buprenorphine Treatment in Pregnancy and Maternal-Infant Outcomes","URL":"https://jamanetwork.com/journals/jama-health-forum/fullarticle/2834223","volume":"6","author":[{"family":"Krishnapura","given":"Sunaya R."},{"family":"McNeer","given":"Elizabeth"},{"family":"Loch","given":"Sarah F."},{"family":"Reese","given":"Thomas"},{"family":"Dudley","given":"Judith"},{"family":"Phillippi","given":"Julia C."},{"family":"Wiese","given":"Andrew D."},{"family":"Dupont","given":"William D."},{"family":"Leech","given":"Ashley A."},{"family":"Patrick","given":"Stephen W."}],"accessed":{"date-parts":[["2025",11,19]]},"issued":{"date-parts":[["2025",4,27]]}}}],"schema":"https://github.com/citation-style-language/schema/raw/master/csl-citation.json"} </w:instrText>
      </w:r>
      <w:r w:rsidR="004D1F0F">
        <w:rPr>
          <w:rFonts w:ascii="Times New Roman" w:hAnsi="Times New Roman" w:cs="Times New Roman"/>
        </w:rPr>
        <w:fldChar w:fldCharType="separate"/>
      </w:r>
      <w:r w:rsidR="0042545E" w:rsidRPr="0042545E">
        <w:rPr>
          <w:rFonts w:ascii="Times New Roman" w:hAnsi="Times New Roman" w:cs="Times New Roman"/>
          <w:kern w:val="0"/>
          <w:vertAlign w:val="superscript"/>
        </w:rPr>
        <w:t>6</w:t>
      </w:r>
      <w:r w:rsidR="004D1F0F">
        <w:rPr>
          <w:rFonts w:ascii="Times New Roman" w:hAnsi="Times New Roman" w:cs="Times New Roman"/>
        </w:rPr>
        <w:fldChar w:fldCharType="end"/>
      </w:r>
      <w:r w:rsidR="00A47225">
        <w:rPr>
          <w:rFonts w:ascii="Times New Roman" w:hAnsi="Times New Roman" w:cs="Times New Roman"/>
        </w:rPr>
        <w:t xml:space="preserve"> </w:t>
      </w:r>
      <w:r w:rsidR="00BC4044">
        <w:rPr>
          <w:rFonts w:ascii="Times New Roman" w:hAnsi="Times New Roman" w:cs="Times New Roman"/>
        </w:rPr>
        <w:t>Though</w:t>
      </w:r>
      <w:r w:rsidR="00A47225">
        <w:rPr>
          <w:rFonts w:ascii="Times New Roman" w:hAnsi="Times New Roman" w:cs="Times New Roman"/>
        </w:rPr>
        <w:t xml:space="preserve"> underutilization </w:t>
      </w:r>
      <w:r w:rsidR="00BC4044">
        <w:rPr>
          <w:rFonts w:ascii="Times New Roman" w:hAnsi="Times New Roman" w:cs="Times New Roman"/>
        </w:rPr>
        <w:t xml:space="preserve">is common, few studies have directly </w:t>
      </w:r>
      <w:r w:rsidR="00A47225">
        <w:rPr>
          <w:rFonts w:ascii="Times New Roman" w:hAnsi="Times New Roman" w:cs="Times New Roman"/>
        </w:rPr>
        <w:t xml:space="preserve">examined the relationship between the </w:t>
      </w:r>
      <w:r w:rsidR="00BC4044">
        <w:rPr>
          <w:rFonts w:ascii="Times New Roman" w:hAnsi="Times New Roman" w:cs="Times New Roman"/>
        </w:rPr>
        <w:t>amount</w:t>
      </w:r>
      <w:r w:rsidR="0019281A">
        <w:rPr>
          <w:rFonts w:ascii="Times New Roman" w:hAnsi="Times New Roman" w:cs="Times New Roman"/>
        </w:rPr>
        <w:t xml:space="preserve"> of</w:t>
      </w:r>
      <w:r w:rsidR="00A47225">
        <w:rPr>
          <w:rFonts w:ascii="Times New Roman" w:hAnsi="Times New Roman" w:cs="Times New Roman"/>
        </w:rPr>
        <w:t xml:space="preserve"> </w:t>
      </w:r>
      <w:r w:rsidR="00780496">
        <w:rPr>
          <w:rFonts w:ascii="Times New Roman" w:hAnsi="Times New Roman" w:cs="Times New Roman"/>
        </w:rPr>
        <w:t>MOUD</w:t>
      </w:r>
      <w:r w:rsidR="00BC4044">
        <w:rPr>
          <w:rFonts w:ascii="Times New Roman" w:hAnsi="Times New Roman" w:cs="Times New Roman"/>
        </w:rPr>
        <w:t xml:space="preserve"> during pregnancy</w:t>
      </w:r>
      <w:r w:rsidR="00BF2215">
        <w:rPr>
          <w:rFonts w:ascii="Times New Roman" w:hAnsi="Times New Roman" w:cs="Times New Roman"/>
        </w:rPr>
        <w:t xml:space="preserve"> and postpartum</w:t>
      </w:r>
      <w:r w:rsidR="00780496">
        <w:rPr>
          <w:rFonts w:ascii="Times New Roman" w:hAnsi="Times New Roman" w:cs="Times New Roman"/>
        </w:rPr>
        <w:t xml:space="preserve"> </w:t>
      </w:r>
      <w:r w:rsidR="00A47225">
        <w:rPr>
          <w:rFonts w:ascii="Times New Roman" w:hAnsi="Times New Roman" w:cs="Times New Roman"/>
        </w:rPr>
        <w:t>and maternal outcomes</w:t>
      </w:r>
      <w:r w:rsidR="00780496">
        <w:rPr>
          <w:rFonts w:ascii="Times New Roman" w:hAnsi="Times New Roman" w:cs="Times New Roman"/>
        </w:rPr>
        <w:t>,</w:t>
      </w:r>
      <w:r w:rsidR="00D22506">
        <w:rPr>
          <w:rFonts w:ascii="Times New Roman" w:hAnsi="Times New Roman" w:cs="Times New Roman"/>
        </w:rPr>
        <w:t xml:space="preserve"> </w:t>
      </w:r>
      <w:r w:rsidR="00644016">
        <w:rPr>
          <w:rFonts w:ascii="Times New Roman" w:hAnsi="Times New Roman" w:cs="Times New Roman"/>
        </w:rPr>
        <w:t xml:space="preserve">with </w:t>
      </w:r>
      <w:r w:rsidR="00110100">
        <w:rPr>
          <w:rFonts w:ascii="Times New Roman" w:hAnsi="Times New Roman" w:cs="Times New Roman"/>
        </w:rPr>
        <w:t>insufficient</w:t>
      </w:r>
      <w:r w:rsidR="00644016">
        <w:rPr>
          <w:rFonts w:ascii="Times New Roman" w:hAnsi="Times New Roman" w:cs="Times New Roman"/>
        </w:rPr>
        <w:t xml:space="preserve"> evidence from </w:t>
      </w:r>
      <w:r w:rsidR="00110100">
        <w:rPr>
          <w:rFonts w:ascii="Times New Roman" w:hAnsi="Times New Roman" w:cs="Times New Roman"/>
        </w:rPr>
        <w:t>states with the highest rates of overdose mortality</w:t>
      </w:r>
      <w:r w:rsidR="006E50A3">
        <w:rPr>
          <w:rFonts w:ascii="Times New Roman" w:hAnsi="Times New Roman" w:cs="Times New Roman"/>
        </w:rPr>
        <w:t>.</w:t>
      </w:r>
      <w:r w:rsidR="00A47225">
        <w:rPr>
          <w:rFonts w:ascii="Times New Roman" w:hAnsi="Times New Roman" w:cs="Times New Roman"/>
        </w:rPr>
        <w:t xml:space="preserve"> </w:t>
      </w:r>
      <w:r w:rsidR="003B1338">
        <w:rPr>
          <w:rFonts w:ascii="Times New Roman" w:hAnsi="Times New Roman" w:cs="Times New Roman"/>
        </w:rPr>
        <w:t>This includes Tennessee,</w:t>
      </w:r>
      <w:r w:rsidR="005C535E">
        <w:rPr>
          <w:rFonts w:ascii="Times New Roman" w:hAnsi="Times New Roman" w:cs="Times New Roman"/>
        </w:rPr>
        <w:t xml:space="preserve"> where </w:t>
      </w:r>
      <w:r w:rsidR="00924636">
        <w:rPr>
          <w:rFonts w:ascii="Times New Roman" w:hAnsi="Times New Roman" w:cs="Times New Roman"/>
        </w:rPr>
        <w:t>maternal opioid</w:t>
      </w:r>
      <w:r w:rsidR="00BF457E">
        <w:rPr>
          <w:rFonts w:ascii="Times New Roman" w:hAnsi="Times New Roman" w:cs="Times New Roman"/>
        </w:rPr>
        <w:t>-</w:t>
      </w:r>
      <w:r w:rsidR="00924636">
        <w:rPr>
          <w:rFonts w:ascii="Times New Roman" w:hAnsi="Times New Roman" w:cs="Times New Roman"/>
        </w:rPr>
        <w:t xml:space="preserve">related diagnoses </w:t>
      </w:r>
      <w:r w:rsidR="00B039E3">
        <w:rPr>
          <w:rFonts w:ascii="Times New Roman" w:hAnsi="Times New Roman" w:cs="Times New Roman"/>
        </w:rPr>
        <w:t>are</w:t>
      </w:r>
      <w:r w:rsidR="00347C98">
        <w:rPr>
          <w:rFonts w:ascii="Times New Roman" w:hAnsi="Times New Roman" w:cs="Times New Roman"/>
        </w:rPr>
        <w:t xml:space="preserve"> </w:t>
      </w:r>
      <w:r w:rsidR="00924636">
        <w:rPr>
          <w:rFonts w:ascii="Times New Roman" w:hAnsi="Times New Roman" w:cs="Times New Roman"/>
        </w:rPr>
        <w:t>nearly double the rate of the national average</w:t>
      </w:r>
      <w:r w:rsidR="00B039E3">
        <w:rPr>
          <w:rFonts w:ascii="Times New Roman" w:hAnsi="Times New Roman" w:cs="Times New Roman"/>
        </w:rPr>
        <w:t xml:space="preserve"> </w:t>
      </w:r>
      <w:r w:rsidR="00924636">
        <w:rPr>
          <w:rFonts w:ascii="Times New Roman" w:hAnsi="Times New Roman" w:cs="Times New Roman"/>
        </w:rPr>
        <w:t>at 16.1 per 1,000 delivery hospitalization</w:t>
      </w:r>
      <w:r w:rsidR="00132C8F">
        <w:rPr>
          <w:rFonts w:ascii="Times New Roman" w:hAnsi="Times New Roman" w:cs="Times New Roman"/>
        </w:rPr>
        <w:t>s</w:t>
      </w:r>
      <w:r w:rsidR="00647424">
        <w:rPr>
          <w:rFonts w:ascii="Times New Roman" w:hAnsi="Times New Roman" w:cs="Times New Roman"/>
        </w:rPr>
        <w:t xml:space="preserve"> and access</w:t>
      </w:r>
      <w:r w:rsidR="00DD6983">
        <w:rPr>
          <w:rFonts w:ascii="Times New Roman" w:hAnsi="Times New Roman" w:cs="Times New Roman"/>
        </w:rPr>
        <w:t xml:space="preserve"> </w:t>
      </w:r>
      <w:r w:rsidR="008D4711">
        <w:rPr>
          <w:rFonts w:ascii="Times New Roman" w:hAnsi="Times New Roman" w:cs="Times New Roman"/>
        </w:rPr>
        <w:t>to treatment remains limited</w:t>
      </w:r>
      <w:r w:rsidR="000A5953">
        <w:rPr>
          <w:rFonts w:ascii="Times New Roman" w:hAnsi="Times New Roman" w:cs="Times New Roman"/>
        </w:rPr>
        <w:t xml:space="preserve"> (</w:t>
      </w:r>
      <w:r w:rsidR="00282305">
        <w:rPr>
          <w:rFonts w:ascii="Times New Roman" w:hAnsi="Times New Roman" w:cs="Times New Roman"/>
        </w:rPr>
        <w:t xml:space="preserve">22 of the state’s </w:t>
      </w:r>
      <w:r w:rsidR="005279D8">
        <w:rPr>
          <w:rFonts w:ascii="Times New Roman" w:hAnsi="Times New Roman" w:cs="Times New Roman"/>
        </w:rPr>
        <w:t xml:space="preserve">opioid treatment programs </w:t>
      </w:r>
      <w:r w:rsidR="008D4711">
        <w:rPr>
          <w:rFonts w:ascii="Times New Roman" w:hAnsi="Times New Roman" w:cs="Times New Roman"/>
        </w:rPr>
        <w:t>were available</w:t>
      </w:r>
      <w:r w:rsidR="00B77A0A">
        <w:rPr>
          <w:rFonts w:ascii="Times New Roman" w:hAnsi="Times New Roman" w:cs="Times New Roman"/>
        </w:rPr>
        <w:t xml:space="preserve"> in </w:t>
      </w:r>
      <w:r w:rsidR="008F1102">
        <w:rPr>
          <w:rFonts w:ascii="Times New Roman" w:hAnsi="Times New Roman" w:cs="Times New Roman"/>
        </w:rPr>
        <w:t xml:space="preserve">only </w:t>
      </w:r>
      <w:r w:rsidR="00282305">
        <w:rPr>
          <w:rFonts w:ascii="Times New Roman" w:hAnsi="Times New Roman" w:cs="Times New Roman"/>
        </w:rPr>
        <w:t xml:space="preserve">15 </w:t>
      </w:r>
      <w:r w:rsidR="00B77A0A">
        <w:rPr>
          <w:rFonts w:ascii="Times New Roman" w:hAnsi="Times New Roman" w:cs="Times New Roman"/>
        </w:rPr>
        <w:t>out of 95 countie</w:t>
      </w:r>
      <w:r w:rsidR="000A5953">
        <w:rPr>
          <w:rFonts w:ascii="Times New Roman" w:hAnsi="Times New Roman" w:cs="Times New Roman"/>
        </w:rPr>
        <w:t>s</w:t>
      </w:r>
      <w:r w:rsidR="00B77A0A">
        <w:rPr>
          <w:rFonts w:ascii="Times New Roman" w:hAnsi="Times New Roman" w:cs="Times New Roman"/>
        </w:rPr>
        <w:t>.</w:t>
      </w:r>
      <w:r w:rsidR="00647424">
        <w:rPr>
          <w:rFonts w:ascii="Times New Roman" w:hAnsi="Times New Roman" w:cs="Times New Roman"/>
        </w:rPr>
        <w:fldChar w:fldCharType="begin"/>
      </w:r>
      <w:r w:rsidR="000A7B44">
        <w:rPr>
          <w:rFonts w:ascii="Times New Roman" w:hAnsi="Times New Roman" w:cs="Times New Roman"/>
        </w:rPr>
        <w:instrText xml:space="preserve"> ADDIN ZOTERO_ITEM CSL_CITATION {"citationID":"2sW5SARC","properties":{"formattedCitation":"\\super 2,11\\nosupersub{}","plainCitation":"2,11","noteIndex":0},"citationItems":[{"id":303,"uris":["http://zotero.org/users/13068822/items/A5N5IUF3"],"itemData":{"id":303,"type":"article-journal","container-title":"JAMA","DOI":"10.1001/jama.2020.24991","ISSN":"0098-7484","issue":"2","journalAbbreviation":"JAMA","language":"en","page":"146","source":"DOI.org (Crossref)","title":"Neonatal Abstinence Syndrome and Maternal Opioid-Related Diagnoses in the US, 2010-2017","URL":"https://jamanetwork.com/journals/jama/fullarticle/2774834","volume":"325","author":[{"family":"Hirai","given":"Ashley H."},{"family":"Ko","given":"Jean Y."},{"family":"Owens","given":"Pamela L."},{"family":"Stocks","given":"Carol"},{"family":"Patrick","given":"Stephen W."}],"accessed":{"date-parts":[["2025",11,19]]},"issued":{"date-parts":[["2021",1,12]]}}},{"id":260,"uris":["http://zotero.org/users/13068822/items/KQ8VTH3S"],"itemData":{"id":260,"type":"article-journal","abstract":"The opioid epidemic has been an ongoing public health concern in the United States (US) for the last few decades. The number of overdose deaths involving opioids, hereafter referred to as overdose deaths, has increased yearly since the mid-1990s. One treatment modality for opioid use disorder (OUD) is medication-assisted treatment (MAT). As of 2022, only three pharmacotherapy options have been approved by the Food and Drug Administration (FDA) for treating OUD: buprenorphine, methadone, and naltrexone. Unlike buprenorphine and naltrexone, methadone dispensing and administrating are restricted to opioid treatment programs (OTPs). To date, Tennessee has no medication units, and administration and dispensing of methadone is limited to licensed OTPs. This review details the research process used to develop a policy draft for medication units in Tennessee. This review is comprised of three parts: (1) a rapid review aimed at identifying obstacles and facilitators to OTP access in the US, (2) a descriptive analysis of Tennessee’s geographic availability of OTPs, pharmacies, and federally qualiﬁed health centers (FQHCs), and (3) policy mapping of 21 US states’ OTP regulations. In the rapid review, a total of 486 articles were imported into EndNote from PubMed and Embase. After removing 152 duplicates, 357 articles were screened based on their title and abstract. Thus, 34 articles underwent a full-text review to identify articles that addressed the accessibility of methadone treatment for OUD. A total of 18 articles were identiﬁed and analyzed. A descriptive analysis of Tennessee’s availability of OTP showed that the state has 22 OTPs. All 22 OTPs were matched to a county and a region based on their address resulting in 15 counties (16%) and all three regions having at least one OTP. A total of 260 FQHCs and 2294 pharmacies are in Tennessee. Each facility was matched to a county based on its address resulting in 70 counties (74%) having at least one FQHC and 94 counties (99%) having at least one pharmacy. As of 31 December 2022, 17 states mentioned medication units in their state-level OTP regulations. Utilizing the regulations for the eleven states with medication units and federal guidelines, a policy draft was created for Tennessee’s medication units.","container-title":"Pharmacy","DOI":"10.3390/pharmacy11050131","ISSN":"2226-4787","issue":"5","journalAbbreviation":"Pharmacy","language":"en","license":"https://creativecommons.org/licenses/by/4.0/","page":"131","source":"DOI.org (Crossref)","title":"Methadone Treatment Gap in Tennessee and How Medication Units Could Bridge the Gap: A Review","title-short":"Methadone Treatment Gap in Tennessee and How Medication Units Could Bridge the Gap","URL":"https://www.mdpi.com/2226-4787/11/5/131","volume":"11","author":[{"family":"Risby","given":"Joanna"},{"family":"Schlesinger","given":"Erica"},{"family":"Geminn","given":"Wesley"},{"family":"Cernasev","given":"Alina"}],"accessed":{"date-parts":[["2024",10,10]]},"issued":{"date-parts":[["2023",8,22]]}}}],"schema":"https://github.com/citation-style-language/schema/raw/master/csl-citation.json"} </w:instrText>
      </w:r>
      <w:r w:rsidR="00647424">
        <w:rPr>
          <w:rFonts w:ascii="Times New Roman" w:hAnsi="Times New Roman" w:cs="Times New Roman"/>
        </w:rPr>
        <w:fldChar w:fldCharType="separate"/>
      </w:r>
      <w:r w:rsidR="000A7B44" w:rsidRPr="000A7B44">
        <w:rPr>
          <w:rFonts w:ascii="Times New Roman" w:hAnsi="Times New Roman" w:cs="Times New Roman"/>
          <w:kern w:val="0"/>
          <w:vertAlign w:val="superscript"/>
        </w:rPr>
        <w:t>2,11</w:t>
      </w:r>
      <w:r w:rsidR="00647424">
        <w:rPr>
          <w:rFonts w:ascii="Times New Roman" w:hAnsi="Times New Roman" w:cs="Times New Roman"/>
        </w:rPr>
        <w:fldChar w:fldCharType="end"/>
      </w:r>
      <w:r w:rsidR="00DB3950">
        <w:rPr>
          <w:rFonts w:ascii="Times New Roman" w:hAnsi="Times New Roman" w:cs="Times New Roman"/>
        </w:rPr>
        <w:t xml:space="preserve"> </w:t>
      </w:r>
      <w:r w:rsidR="00DB2971">
        <w:rPr>
          <w:rFonts w:ascii="Times New Roman" w:hAnsi="Times New Roman" w:cs="Times New Roman"/>
        </w:rPr>
        <w:t>O</w:t>
      </w:r>
      <w:r w:rsidR="0006509B">
        <w:rPr>
          <w:rFonts w:ascii="Times New Roman" w:hAnsi="Times New Roman" w:cs="Times New Roman"/>
        </w:rPr>
        <w:t>verdose was the leading cause of pregnancy-associated deaths in T</w:t>
      </w:r>
      <w:r w:rsidR="000A7B44">
        <w:rPr>
          <w:rFonts w:ascii="Times New Roman" w:hAnsi="Times New Roman" w:cs="Times New Roman"/>
        </w:rPr>
        <w:t>ennessee</w:t>
      </w:r>
      <w:r w:rsidR="0006509B">
        <w:rPr>
          <w:rFonts w:ascii="Times New Roman" w:hAnsi="Times New Roman" w:cs="Times New Roman"/>
        </w:rPr>
        <w:t xml:space="preserve"> from 2017-2019.</w:t>
      </w:r>
      <w:r w:rsidR="0015605F">
        <w:rPr>
          <w:rFonts w:ascii="Times New Roman" w:hAnsi="Times New Roman" w:cs="Times New Roman"/>
        </w:rPr>
        <w:fldChar w:fldCharType="begin"/>
      </w:r>
      <w:r w:rsidR="000A7B44">
        <w:rPr>
          <w:rFonts w:ascii="Times New Roman" w:hAnsi="Times New Roman" w:cs="Times New Roman"/>
        </w:rPr>
        <w:instrText xml:space="preserve"> ADDIN ZOTERO_ITEM CSL_CITATION {"citationID":"1MidPmxC","properties":{"formattedCitation":"\\super 12\\nosupersub{}","plainCitation":"12","noteIndex":0},"citationItems":[{"id":319,"uris":["http://zotero.org/users/13068822/items/QLXG8LXJ"],"itemData":{"id":319,"type":"report","page":"1-48","title":"2021 Tennessee Maternal Mortality Annual Report","URL":"https://www.tn.gov/content/dam/tn/health/program-areas/maternal-mortality/MMR_Annual_Report_2021.pdf","author":[{"family":"Tennessee Department of Health","given":""}]}}],"schema":"https://github.com/citation-style-language/schema/raw/master/csl-citation.json"} </w:instrText>
      </w:r>
      <w:r w:rsidR="0015605F">
        <w:rPr>
          <w:rFonts w:ascii="Times New Roman" w:hAnsi="Times New Roman" w:cs="Times New Roman"/>
        </w:rPr>
        <w:fldChar w:fldCharType="separate"/>
      </w:r>
      <w:r w:rsidR="000A7B44" w:rsidRPr="000A7B44">
        <w:rPr>
          <w:rFonts w:ascii="Times New Roman" w:hAnsi="Times New Roman" w:cs="Times New Roman"/>
          <w:kern w:val="0"/>
          <w:vertAlign w:val="superscript"/>
        </w:rPr>
        <w:t>12</w:t>
      </w:r>
      <w:r w:rsidR="0015605F">
        <w:rPr>
          <w:rFonts w:ascii="Times New Roman" w:hAnsi="Times New Roman" w:cs="Times New Roman"/>
        </w:rPr>
        <w:fldChar w:fldCharType="end"/>
      </w:r>
      <w:r w:rsidR="000A7B44">
        <w:rPr>
          <w:rFonts w:ascii="Times New Roman" w:hAnsi="Times New Roman" w:cs="Times New Roman"/>
        </w:rPr>
        <w:t xml:space="preserve"> </w:t>
      </w:r>
      <w:r w:rsidR="00762B95">
        <w:rPr>
          <w:rFonts w:ascii="Times New Roman" w:hAnsi="Times New Roman" w:cs="Times New Roman"/>
        </w:rPr>
        <w:t xml:space="preserve">Medicaid </w:t>
      </w:r>
      <w:r w:rsidR="00E0766A">
        <w:rPr>
          <w:rFonts w:ascii="Times New Roman" w:hAnsi="Times New Roman" w:cs="Times New Roman"/>
        </w:rPr>
        <w:t>is</w:t>
      </w:r>
      <w:r w:rsidR="00762B95">
        <w:rPr>
          <w:rFonts w:ascii="Times New Roman" w:hAnsi="Times New Roman" w:cs="Times New Roman"/>
        </w:rPr>
        <w:t xml:space="preserve"> a critical source of insurance for pregnant individuals</w:t>
      </w:r>
      <w:r w:rsidR="000A7B44">
        <w:rPr>
          <w:rFonts w:ascii="Times New Roman" w:hAnsi="Times New Roman" w:cs="Times New Roman"/>
        </w:rPr>
        <w:t xml:space="preserve">, as it </w:t>
      </w:r>
      <w:r w:rsidR="00836992">
        <w:rPr>
          <w:rFonts w:ascii="Times New Roman" w:hAnsi="Times New Roman" w:cs="Times New Roman"/>
        </w:rPr>
        <w:t>provides coverage for</w:t>
      </w:r>
      <w:r w:rsidR="0035490D">
        <w:rPr>
          <w:rFonts w:ascii="Times New Roman" w:hAnsi="Times New Roman" w:cs="Times New Roman"/>
        </w:rPr>
        <w:t xml:space="preserve"> 41% of </w:t>
      </w:r>
      <w:r w:rsidR="00854F0E">
        <w:rPr>
          <w:rFonts w:ascii="Times New Roman" w:hAnsi="Times New Roman" w:cs="Times New Roman"/>
        </w:rPr>
        <w:t>all births</w:t>
      </w:r>
      <w:r w:rsidR="00836992">
        <w:rPr>
          <w:rFonts w:ascii="Times New Roman" w:hAnsi="Times New Roman" w:cs="Times New Roman"/>
        </w:rPr>
        <w:t>,</w:t>
      </w:r>
      <w:r w:rsidR="000A7B44">
        <w:rPr>
          <w:rFonts w:ascii="Times New Roman" w:hAnsi="Times New Roman" w:cs="Times New Roman"/>
        </w:rPr>
        <w:fldChar w:fldCharType="begin"/>
      </w:r>
      <w:r w:rsidR="000A7B44">
        <w:rPr>
          <w:rFonts w:ascii="Times New Roman" w:hAnsi="Times New Roman" w:cs="Times New Roman"/>
        </w:rPr>
        <w:instrText xml:space="preserve"> ADDIN ZOTERO_ITEM CSL_CITATION {"citationID":"LLOUKpJP","properties":{"formattedCitation":"\\super 13\\nosupersub{}","plainCitation":"13","noteIndex":0},"citationItems":[{"id":372,"uris":["http://zotero.org/users/13068822/items/PDYTRLCQ"],"itemData":{"id":372,"type":"webpage","container-title":"KFF","title":"Births Financed by Medicaid by Metropolitan Status","URL":"https://www.kff.org/medicaid/state-indicator/births-financed-by-medicaid/?currentTimeframe=0&amp;sortModel=%7B%22colId%22:%22Location%22,%22sort%22:%22asc%22%7D"}}],"schema":"https://github.com/citation-style-language/schema/raw/master/csl-citation.json"} </w:instrText>
      </w:r>
      <w:r w:rsidR="000A7B44">
        <w:rPr>
          <w:rFonts w:ascii="Times New Roman" w:hAnsi="Times New Roman" w:cs="Times New Roman"/>
        </w:rPr>
        <w:fldChar w:fldCharType="separate"/>
      </w:r>
      <w:r w:rsidR="000A7B44" w:rsidRPr="000A7B44">
        <w:rPr>
          <w:rFonts w:ascii="Times New Roman" w:hAnsi="Times New Roman" w:cs="Times New Roman"/>
          <w:kern w:val="0"/>
          <w:vertAlign w:val="superscript"/>
        </w:rPr>
        <w:t>13</w:t>
      </w:r>
      <w:r w:rsidR="000A7B44">
        <w:rPr>
          <w:rFonts w:ascii="Times New Roman" w:hAnsi="Times New Roman" w:cs="Times New Roman"/>
        </w:rPr>
        <w:fldChar w:fldCharType="end"/>
      </w:r>
      <w:r w:rsidR="00836992">
        <w:rPr>
          <w:rFonts w:ascii="Times New Roman" w:hAnsi="Times New Roman" w:cs="Times New Roman"/>
        </w:rPr>
        <w:t xml:space="preserve"> </w:t>
      </w:r>
      <w:r w:rsidR="000A7B44">
        <w:rPr>
          <w:rFonts w:ascii="Times New Roman" w:hAnsi="Times New Roman" w:cs="Times New Roman"/>
        </w:rPr>
        <w:t xml:space="preserve">and </w:t>
      </w:r>
      <w:r w:rsidR="00836992">
        <w:rPr>
          <w:rFonts w:ascii="Times New Roman" w:hAnsi="Times New Roman" w:cs="Times New Roman"/>
        </w:rPr>
        <w:t>particularly among those with substance use disorders (SUD</w:t>
      </w:r>
      <w:r w:rsidR="000F0048">
        <w:rPr>
          <w:rFonts w:ascii="Times New Roman" w:hAnsi="Times New Roman" w:cs="Times New Roman"/>
        </w:rPr>
        <w:t>) and OUD,</w:t>
      </w:r>
      <w:r w:rsidR="000A7B44">
        <w:rPr>
          <w:rFonts w:ascii="Times New Roman" w:hAnsi="Times New Roman" w:cs="Times New Roman"/>
        </w:rPr>
        <w:fldChar w:fldCharType="begin"/>
      </w:r>
      <w:r w:rsidR="000A7B44">
        <w:rPr>
          <w:rFonts w:ascii="Times New Roman" w:hAnsi="Times New Roman" w:cs="Times New Roman"/>
        </w:rPr>
        <w:instrText xml:space="preserve"> ADDIN ZOTERO_ITEM CSL_CITATION {"citationID":"gJpBKN78","properties":{"formattedCitation":"\\super 2,14,15\\nosupersub{}","plainCitation":"2,14,15","noteIndex":0},"citationItems":[{"id":303,"uris":["http://zotero.org/users/13068822/items/A5N5IUF3"],"itemData":{"id":303,"type":"article-journal","container-title":"JAMA","DOI":"10.1001/jama.2020.24991","ISSN":"0098-7484","issue":"2","journalAbbreviation":"JAMA","language":"en","page":"146","source":"DOI.org (Crossref)","title":"Neonatal Abstinence Syndrome and Maternal Opioid-Related Diagnoses in the US, 2010-2017","URL":"https://jamanetwork.com/journals/jama/fullarticle/2774834","volume":"325","author":[{"family":"Hirai","given":"Ashley H."},{"family":"Ko","given":"Jean Y."},{"family":"Owens","given":"Pamela L."},{"family":"Stocks","given":"Carol"},{"family":"Patrick","given":"Stephen W."}],"accessed":{"date-parts":[["2025",11,19]]},"issued":{"date-parts":[["2021",1,12]]}}},{"id":323,"uris":["http://zotero.org/users/13068822/items/5QQ6WFCV"],"itemData":{"id":323,"type":"article-journal","abstract":"Background: The contribution of substance use disorders to the burden of severe maternal morbidity in the United States is poorly understood. The objective was to estimate the independent association between substance use disorders during pregnancy and risk of severe maternal morbidity.\nMethods: Retrospective analysis of a weighted 53.4 million delivery hospitalizations from 2003 to 2016 among females aged &gt; 18 in the National Inpatient Sample. We constructed measures of substance use disorders using diagnostic codes for cannabis, opioids, and stimulants (amphetamines or cocaine) abuse or dependence during pregnancy. The outcome was the presence of any of the 21 CDC indicators of severe maternal morbidity. Using weighted multivariable logistic regression, we estimated the association between substance use disorders and adjusted risk of severe maternal morbidity. Because older age at delivery is predictive of severe maternal morbidity, we tested for eﬀect modiﬁcation between substance use and maternal age by age group (18−34 y vs &gt; 34 y).\nResults: Pregnant women with an opioid use disorder had an increased risk of severe maternal morbidity compared with women without an opioid use disorder (18−34 years: aOR: 1.51; 95 % CI: 1.41,1.61, &gt; 34 years: aOR: 1.17; 95 % CI: 1.00,1.38). Compared with their counterparts without stimulant use disorders, pregnant women with a simulant use disorder (amphetamines, cocaine) had an increased risk of severe maternal morbidity (18−34 years: aOR: 1.92; 95 % CI: 1.80,2.0, &gt; 34 years: aOR: 1.85; 95 % CI: 1.66,2.06). Cannabis use disorders were not associated with an increased risk of severe maternal morbidity.\nConclusion: Substance use disorders during pregnancy, particularly opioids, amphetamines, and cocaine use disorders, may contribute to severe maternal morbidity in the United States.","container-title":"Drug and Alcohol Dependence","DOI":"10.1016/j.drugalcdep.2020.108236","ISSN":"03768716","journalAbbreviation":"Drug and Alcohol Dependence","language":"en","page":"108236","source":"DOI.org (Crossref)","title":"Substance use disorders and risk of severe maternal morbidity in the United States","URL":"https://linkinghub.elsevier.com/retrieve/pii/S0376871620304014","volume":"216","author":[{"family":"Jarlenski","given":"Marian"},{"family":"Krans","given":"Elizabeth E."},{"family":"Chen","given":"Qingwen"},{"family":"Rothenberger","given":"Scott D."},{"family":"Cartus","given":"Abigail"},{"family":"Zivin","given":"Kara"},{"family":"Bodnar","given":"Lisa M."}],"accessed":{"date-parts":[["2025",11,21]]},"issued":{"date-parts":[["2020",11]]}}},{"id":371,"uris":["http://zotero.org/users/13068822/items/NHNVV3T7"],"itemData":{"id":371,"type":"article-journal","abstract":"Objectives: State Medicaid programs are the largest single provider of healthcare for pregnant persons with opioid use disorder (OUD). Our objective was to provide comparable, multistate measures estimating the burden of OUD in pregnancy, medication for OUD (MOUD) in pregnancy, and related neonatal and child outcomes. Methods: Drawing on the Medicaid Outcomes Distributed Research Network (MODRN), we accessed administrative healthcare data for 1.6 million pregnancies and 1.3 million live births in 9 state Medicaid populations from 2014 to 2017. We analyzed within- and betweenstate prevalences and time trends in the following outcomes: diagnosis of OUD in pregnancy, initiation, and continuity of MOUD in pregnancy, Neonatal Opioid Withdrawal Syndrome (NOWS), and well-child visit utilization among children with NOWS. Results: OUD diagnosis increased from 49.6 per 1000 to 54.1 per 1000 pregnancies, and the percentage of those with any MOUD in pregnancy increased from 53.4% to 57.9%, during our study time period. State-specific percentages of 180-day continuity of MOUD ranged from 41.2% to 84.5%. The rate of neonates diagnosed with NOWS increased from 32.7 to 37.0 per 1000 live births. Statespecific percentages of children diagnosed with NOWS who had the recommended well-child visits in the first 15 months ranged from 39.3% to 62.5%. Conclusions: Medicaid data, which allow for longitudinal surveillance of care across different settings, can be used to monitor OUD and related pregnancy and child health outcomes. Findings highlight the need for public health efforts to improve care for pregnant persons and children affected by OUD.","container-title":"Journal of Addiction Medicine","DOI":"10.1097/ADM.0000000000000780","ISSN":"1932-0620, 1935-3227","issue":"5","language":"en","page":"406-413","source":"DOI.org (Crossref)","title":"Healthcare Patterns of Pregnant Women and Children Affected by OUD in 9 State Medicaid Populations","URL":"https://journals.lww.com/10.1097/ADM.0000000000000780","volume":"15","author":[{"family":"Jarlenski","given":"Marian"},{"family":"Kim","given":"Joo Yeon"},{"family":"Ahrens","given":"Katherine A."},{"family":"Allen","given":"Lindsay"},{"family":"Austin","given":"Anna"},{"family":"Barnes","given":"Andrew J."},{"family":"Crane","given":"Dushka"},{"family":"Lanier","given":"Paul"},{"family":"Mauk","given":"Rachel"},{"family":"Mohamoud","given":"Shamis"},{"family":"Pauly","given":"Nathan"},{"family":"Talbert","given":"Jeffrey"},{"family":"Zivin","given":"Kara"},{"family":"Donohue","given":"Julie M."}],"accessed":{"date-parts":[["2026",1,9]]},"issued":{"date-parts":[["2021",9]]}}}],"schema":"https://github.com/citation-style-language/schema/raw/master/csl-citation.json"} </w:instrText>
      </w:r>
      <w:r w:rsidR="000A7B44">
        <w:rPr>
          <w:rFonts w:ascii="Times New Roman" w:hAnsi="Times New Roman" w:cs="Times New Roman"/>
        </w:rPr>
        <w:fldChar w:fldCharType="separate"/>
      </w:r>
      <w:r w:rsidR="000A7B44" w:rsidRPr="000A7B44">
        <w:rPr>
          <w:rFonts w:ascii="Times New Roman" w:hAnsi="Times New Roman" w:cs="Times New Roman"/>
          <w:kern w:val="0"/>
          <w:vertAlign w:val="superscript"/>
        </w:rPr>
        <w:t>2,14,15</w:t>
      </w:r>
      <w:r w:rsidR="000A7B44">
        <w:rPr>
          <w:rFonts w:ascii="Times New Roman" w:hAnsi="Times New Roman" w:cs="Times New Roman"/>
        </w:rPr>
        <w:fldChar w:fldCharType="end"/>
      </w:r>
      <w:r w:rsidR="00833A89">
        <w:rPr>
          <w:rFonts w:ascii="Times New Roman" w:hAnsi="Times New Roman" w:cs="Times New Roman"/>
        </w:rPr>
        <w:t xml:space="preserve"> </w:t>
      </w:r>
      <w:r w:rsidR="002A0A90">
        <w:rPr>
          <w:rFonts w:ascii="Times New Roman" w:hAnsi="Times New Roman" w:cs="Times New Roman"/>
        </w:rPr>
        <w:t xml:space="preserve">making it the largest </w:t>
      </w:r>
      <w:r w:rsidR="007361CE">
        <w:rPr>
          <w:rFonts w:ascii="Times New Roman" w:hAnsi="Times New Roman" w:cs="Times New Roman"/>
        </w:rPr>
        <w:t xml:space="preserve">payer for </w:t>
      </w:r>
      <w:r w:rsidR="00E0766A">
        <w:rPr>
          <w:rFonts w:ascii="Times New Roman" w:hAnsi="Times New Roman" w:cs="Times New Roman"/>
        </w:rPr>
        <w:t>this population</w:t>
      </w:r>
      <w:r w:rsidR="007361CE">
        <w:rPr>
          <w:rFonts w:ascii="Times New Roman" w:hAnsi="Times New Roman" w:cs="Times New Roman"/>
        </w:rPr>
        <w:t>.</w:t>
      </w:r>
      <w:r w:rsidR="00762B95">
        <w:rPr>
          <w:rFonts w:ascii="Times New Roman" w:hAnsi="Times New Roman" w:cs="Times New Roman"/>
        </w:rPr>
        <w:t xml:space="preserve"> </w:t>
      </w:r>
      <w:r w:rsidR="00854F0E">
        <w:rPr>
          <w:rFonts w:ascii="Times New Roman" w:hAnsi="Times New Roman" w:cs="Times New Roman"/>
        </w:rPr>
        <w:t xml:space="preserve">In </w:t>
      </w:r>
      <w:r w:rsidR="00B0612C">
        <w:rPr>
          <w:rFonts w:ascii="Times New Roman" w:hAnsi="Times New Roman" w:cs="Times New Roman"/>
        </w:rPr>
        <w:t>2022</w:t>
      </w:r>
      <w:r w:rsidR="00854F0E">
        <w:rPr>
          <w:rFonts w:ascii="Times New Roman" w:hAnsi="Times New Roman" w:cs="Times New Roman"/>
        </w:rPr>
        <w:t xml:space="preserve">, </w:t>
      </w:r>
      <w:r w:rsidR="00B0612C">
        <w:rPr>
          <w:rFonts w:ascii="Times New Roman" w:hAnsi="Times New Roman" w:cs="Times New Roman"/>
        </w:rPr>
        <w:t>Tennessee Medicaid covered 84% of births where the infant was exposed to opioids.</w:t>
      </w:r>
      <w:r w:rsidR="00B0612C">
        <w:rPr>
          <w:rFonts w:ascii="Times New Roman" w:hAnsi="Times New Roman" w:cs="Times New Roman"/>
        </w:rPr>
        <w:fldChar w:fldCharType="begin"/>
      </w:r>
      <w:r w:rsidR="000A7B44">
        <w:rPr>
          <w:rFonts w:ascii="Times New Roman" w:hAnsi="Times New Roman" w:cs="Times New Roman"/>
        </w:rPr>
        <w:instrText xml:space="preserve"> ADDIN ZOTERO_ITEM CSL_CITATION {"citationID":"rgIM6xpB","properties":{"formattedCitation":"\\super 16\\nosupersub{}","plainCitation":"16","noteIndex":0},"citationItems":[{"id":373,"uris":["http://zotero.org/users/13068822/items/5AVZ374N"],"itemData":{"id":373,"type":"report","page":"1-21","title":"Neonatal Abstinence Syndrom in Tennessee 2022","URL":"https://www.tn.gov/content/dam/tn/health/program-areas/NAS-Annual-Report.pdf","author":[{"family":"Tennessee Department of Health","given":""}],"issued":{"date-parts":[["2024",7]]}}}],"schema":"https://github.com/citation-style-language/schema/raw/master/csl-citation.json"} </w:instrText>
      </w:r>
      <w:r w:rsidR="00B0612C">
        <w:rPr>
          <w:rFonts w:ascii="Times New Roman" w:hAnsi="Times New Roman" w:cs="Times New Roman"/>
        </w:rPr>
        <w:fldChar w:fldCharType="separate"/>
      </w:r>
      <w:r w:rsidR="000A7B44" w:rsidRPr="000A7B44">
        <w:rPr>
          <w:rFonts w:ascii="Times New Roman" w:hAnsi="Times New Roman" w:cs="Times New Roman"/>
          <w:kern w:val="0"/>
          <w:vertAlign w:val="superscript"/>
        </w:rPr>
        <w:t>16</w:t>
      </w:r>
      <w:r w:rsidR="00B0612C">
        <w:rPr>
          <w:rFonts w:ascii="Times New Roman" w:hAnsi="Times New Roman" w:cs="Times New Roman"/>
        </w:rPr>
        <w:fldChar w:fldCharType="end"/>
      </w:r>
      <w:r w:rsidR="00854F0E">
        <w:rPr>
          <w:rFonts w:ascii="Times New Roman" w:hAnsi="Times New Roman" w:cs="Times New Roman"/>
        </w:rPr>
        <w:t xml:space="preserve"> </w:t>
      </w:r>
    </w:p>
    <w:p w14:paraId="29F47971" w14:textId="72C17B08" w:rsidR="007D7FE5" w:rsidRDefault="00960E6B" w:rsidP="00960E6B">
      <w:pPr>
        <w:spacing w:line="240" w:lineRule="auto"/>
        <w:ind w:firstLine="720"/>
        <w:contextualSpacing/>
        <w:rPr>
          <w:rFonts w:ascii="Times New Roman" w:hAnsi="Times New Roman" w:cs="Times New Roman"/>
        </w:rPr>
      </w:pPr>
      <w:r>
        <w:rPr>
          <w:rFonts w:ascii="Times New Roman" w:hAnsi="Times New Roman" w:cs="Times New Roman"/>
        </w:rPr>
        <w:t xml:space="preserve">Whether duration of MOUD during pregnancy and early postpartum is associated with maternal death and nonfatal overdose later postpartum among Medicaid populations has not been evaluated. </w:t>
      </w:r>
      <w:r w:rsidR="00C134F7">
        <w:rPr>
          <w:rFonts w:ascii="Times New Roman" w:hAnsi="Times New Roman" w:cs="Times New Roman"/>
        </w:rPr>
        <w:t>Recognizing the need for</w:t>
      </w:r>
      <w:r w:rsidR="007C1079">
        <w:rPr>
          <w:rFonts w:ascii="Times New Roman" w:hAnsi="Times New Roman" w:cs="Times New Roman"/>
        </w:rPr>
        <w:t xml:space="preserve"> additional</w:t>
      </w:r>
      <w:r w:rsidR="00C134F7">
        <w:rPr>
          <w:rFonts w:ascii="Times New Roman" w:hAnsi="Times New Roman" w:cs="Times New Roman"/>
        </w:rPr>
        <w:t xml:space="preserve"> studies of MOUD </w:t>
      </w:r>
      <w:r w:rsidR="007C1079">
        <w:rPr>
          <w:rFonts w:ascii="Times New Roman" w:hAnsi="Times New Roman" w:cs="Times New Roman"/>
        </w:rPr>
        <w:t xml:space="preserve">in </w:t>
      </w:r>
      <w:r w:rsidR="008009CD">
        <w:rPr>
          <w:rFonts w:ascii="Times New Roman" w:hAnsi="Times New Roman" w:cs="Times New Roman"/>
        </w:rPr>
        <w:t xml:space="preserve">these </w:t>
      </w:r>
      <w:r w:rsidR="007C1079">
        <w:rPr>
          <w:rFonts w:ascii="Times New Roman" w:hAnsi="Times New Roman" w:cs="Times New Roman"/>
        </w:rPr>
        <w:t>high-risk populations,</w:t>
      </w:r>
      <w:r w:rsidR="00E0766A">
        <w:rPr>
          <w:rFonts w:ascii="Times New Roman" w:hAnsi="Times New Roman" w:cs="Times New Roman"/>
        </w:rPr>
        <w:t xml:space="preserve"> o</w:t>
      </w:r>
      <w:r w:rsidR="00BE1B3B">
        <w:rPr>
          <w:rFonts w:ascii="Times New Roman" w:hAnsi="Times New Roman" w:cs="Times New Roman"/>
        </w:rPr>
        <w:t xml:space="preserve">ur study focused on </w:t>
      </w:r>
      <w:r w:rsidR="009F152C">
        <w:rPr>
          <w:rFonts w:ascii="Times New Roman" w:hAnsi="Times New Roman" w:cs="Times New Roman"/>
        </w:rPr>
        <w:t xml:space="preserve">pregnant </w:t>
      </w:r>
      <w:r w:rsidR="00076285">
        <w:rPr>
          <w:rFonts w:ascii="Times New Roman" w:hAnsi="Times New Roman" w:cs="Times New Roman"/>
        </w:rPr>
        <w:t xml:space="preserve">and postpartum </w:t>
      </w:r>
      <w:r w:rsidR="009F152C">
        <w:rPr>
          <w:rFonts w:ascii="Times New Roman" w:hAnsi="Times New Roman" w:cs="Times New Roman"/>
        </w:rPr>
        <w:t>individuals</w:t>
      </w:r>
      <w:r w:rsidR="00BE1B3B">
        <w:rPr>
          <w:rFonts w:ascii="Times New Roman" w:hAnsi="Times New Roman" w:cs="Times New Roman"/>
        </w:rPr>
        <w:t xml:space="preserve"> </w:t>
      </w:r>
      <w:r w:rsidR="009F152C">
        <w:rPr>
          <w:rFonts w:ascii="Times New Roman" w:hAnsi="Times New Roman" w:cs="Times New Roman"/>
        </w:rPr>
        <w:t>enrolled in</w:t>
      </w:r>
      <w:r w:rsidR="00BE1B3B">
        <w:rPr>
          <w:rFonts w:ascii="Times New Roman" w:hAnsi="Times New Roman" w:cs="Times New Roman"/>
        </w:rPr>
        <w:t xml:space="preserve"> Tennessee </w:t>
      </w:r>
      <w:r w:rsidR="009F152C">
        <w:rPr>
          <w:rFonts w:ascii="Times New Roman" w:hAnsi="Times New Roman" w:cs="Times New Roman"/>
        </w:rPr>
        <w:t xml:space="preserve">Medicaid </w:t>
      </w:r>
      <w:r w:rsidR="00BE1B3B">
        <w:rPr>
          <w:rFonts w:ascii="Times New Roman" w:hAnsi="Times New Roman" w:cs="Times New Roman"/>
        </w:rPr>
        <w:t xml:space="preserve">to </w:t>
      </w:r>
      <w:r w:rsidR="00A3692A">
        <w:rPr>
          <w:rFonts w:ascii="Times New Roman" w:hAnsi="Times New Roman" w:cs="Times New Roman"/>
        </w:rPr>
        <w:t>examine</w:t>
      </w:r>
      <w:r w:rsidR="00CC54AE">
        <w:rPr>
          <w:rFonts w:ascii="Times New Roman" w:hAnsi="Times New Roman" w:cs="Times New Roman"/>
        </w:rPr>
        <w:t xml:space="preserve"> MOUD treatment </w:t>
      </w:r>
      <w:r w:rsidR="003E05A3">
        <w:rPr>
          <w:rFonts w:ascii="Times New Roman" w:hAnsi="Times New Roman" w:cs="Times New Roman"/>
        </w:rPr>
        <w:t xml:space="preserve">patterns </w:t>
      </w:r>
      <w:r w:rsidR="00CC54AE">
        <w:rPr>
          <w:rFonts w:ascii="Times New Roman" w:hAnsi="Times New Roman" w:cs="Times New Roman"/>
        </w:rPr>
        <w:t xml:space="preserve">and associated </w:t>
      </w:r>
      <w:r w:rsidR="003E05A3">
        <w:rPr>
          <w:rFonts w:ascii="Times New Roman" w:hAnsi="Times New Roman" w:cs="Times New Roman"/>
        </w:rPr>
        <w:t xml:space="preserve">maternal </w:t>
      </w:r>
      <w:r w:rsidR="00CC54AE">
        <w:rPr>
          <w:rFonts w:ascii="Times New Roman" w:hAnsi="Times New Roman" w:cs="Times New Roman"/>
        </w:rPr>
        <w:t>outcomes</w:t>
      </w:r>
      <w:r>
        <w:rPr>
          <w:rFonts w:ascii="Times New Roman" w:hAnsi="Times New Roman" w:cs="Times New Roman"/>
        </w:rPr>
        <w:t xml:space="preserve">. </w:t>
      </w:r>
      <w:r w:rsidR="009F152C">
        <w:rPr>
          <w:rFonts w:ascii="Times New Roman" w:hAnsi="Times New Roman" w:cs="Times New Roman"/>
        </w:rPr>
        <w:t xml:space="preserve">We hypothesized that </w:t>
      </w:r>
      <w:r w:rsidR="003E05A3">
        <w:rPr>
          <w:rFonts w:ascii="Times New Roman" w:hAnsi="Times New Roman" w:cs="Times New Roman"/>
        </w:rPr>
        <w:t xml:space="preserve">a greater cumulative days’ supply of MOUD </w:t>
      </w:r>
      <w:r w:rsidR="00AF06A1">
        <w:rPr>
          <w:rFonts w:ascii="Times New Roman" w:hAnsi="Times New Roman" w:cs="Times New Roman"/>
        </w:rPr>
        <w:t>is</w:t>
      </w:r>
      <w:r w:rsidR="004327F2">
        <w:rPr>
          <w:rFonts w:ascii="Times New Roman" w:hAnsi="Times New Roman" w:cs="Times New Roman"/>
        </w:rPr>
        <w:t xml:space="preserve"> associated with improved maternal outcomes</w:t>
      </w:r>
      <w:r w:rsidR="003E05A3">
        <w:rPr>
          <w:rFonts w:ascii="Times New Roman" w:hAnsi="Times New Roman" w:cs="Times New Roman"/>
        </w:rPr>
        <w:t xml:space="preserve">, specifically reduced risks of </w:t>
      </w:r>
      <w:r w:rsidR="004327F2">
        <w:rPr>
          <w:rFonts w:ascii="Times New Roman" w:hAnsi="Times New Roman" w:cs="Times New Roman"/>
        </w:rPr>
        <w:t xml:space="preserve">death and nonfatal overdose among individuals with OUD. </w:t>
      </w:r>
    </w:p>
    <w:p w14:paraId="3BACEDE0" w14:textId="77777777" w:rsidR="00BF0DD7" w:rsidRDefault="00BF0DD7" w:rsidP="00372D26">
      <w:pPr>
        <w:spacing w:line="240" w:lineRule="auto"/>
        <w:contextualSpacing/>
        <w:rPr>
          <w:rFonts w:ascii="Times New Roman" w:hAnsi="Times New Roman" w:cs="Times New Roman"/>
          <w:b/>
          <w:bCs/>
        </w:rPr>
      </w:pPr>
    </w:p>
    <w:p w14:paraId="3BE170A2" w14:textId="53F01044" w:rsidR="00870D23" w:rsidRPr="00B41348" w:rsidRDefault="000D619B" w:rsidP="00372D26">
      <w:pPr>
        <w:spacing w:line="240" w:lineRule="auto"/>
        <w:contextualSpacing/>
        <w:rPr>
          <w:rFonts w:ascii="Times New Roman" w:hAnsi="Times New Roman" w:cs="Times New Roman"/>
          <w:b/>
          <w:bCs/>
        </w:rPr>
      </w:pPr>
      <w:r w:rsidRPr="00B41348">
        <w:rPr>
          <w:rFonts w:ascii="Times New Roman" w:hAnsi="Times New Roman" w:cs="Times New Roman"/>
          <w:b/>
          <w:bCs/>
        </w:rPr>
        <w:t xml:space="preserve">Methods </w:t>
      </w:r>
    </w:p>
    <w:p w14:paraId="4D2EBF4E" w14:textId="77777777" w:rsidR="00372D26" w:rsidRPr="00B0360B" w:rsidRDefault="00372D26" w:rsidP="00372D26">
      <w:pPr>
        <w:spacing w:line="240" w:lineRule="auto"/>
        <w:contextualSpacing/>
        <w:rPr>
          <w:rFonts w:ascii="Times New Roman" w:hAnsi="Times New Roman" w:cs="Times New Roman"/>
          <w:i/>
          <w:iCs/>
        </w:rPr>
      </w:pPr>
      <w:r w:rsidRPr="00B0360B">
        <w:rPr>
          <w:rFonts w:ascii="Times New Roman" w:hAnsi="Times New Roman" w:cs="Times New Roman"/>
          <w:i/>
          <w:iCs/>
        </w:rPr>
        <w:t>Study design and data sources</w:t>
      </w:r>
    </w:p>
    <w:p w14:paraId="2D83C4AB" w14:textId="212988E8" w:rsidR="00372D26" w:rsidRPr="00B41348" w:rsidRDefault="00AC6F1A" w:rsidP="009B072E">
      <w:pPr>
        <w:spacing w:line="240" w:lineRule="auto"/>
        <w:ind w:firstLine="720"/>
        <w:contextualSpacing/>
        <w:rPr>
          <w:rFonts w:ascii="Times New Roman" w:hAnsi="Times New Roman" w:cs="Times New Roman"/>
        </w:rPr>
      </w:pPr>
      <w:r>
        <w:rPr>
          <w:rFonts w:ascii="Times New Roman" w:hAnsi="Times New Roman" w:cs="Times New Roman"/>
        </w:rPr>
        <w:t>We conducted an</w:t>
      </w:r>
      <w:r w:rsidRPr="00B41348">
        <w:rPr>
          <w:rFonts w:ascii="Times New Roman" w:hAnsi="Times New Roman" w:cs="Times New Roman"/>
        </w:rPr>
        <w:t xml:space="preserve"> </w:t>
      </w:r>
      <w:r w:rsidR="00372D26" w:rsidRPr="00B41348">
        <w:rPr>
          <w:rFonts w:ascii="Times New Roman" w:hAnsi="Times New Roman" w:cs="Times New Roman"/>
        </w:rPr>
        <w:t xml:space="preserve">observational, retrospective cohort study </w:t>
      </w:r>
      <w:r>
        <w:rPr>
          <w:rFonts w:ascii="Times New Roman" w:hAnsi="Times New Roman" w:cs="Times New Roman"/>
        </w:rPr>
        <w:t>among pregnant patients enrolled in</w:t>
      </w:r>
      <w:r w:rsidR="00372D26" w:rsidRPr="00B41348">
        <w:rPr>
          <w:rFonts w:ascii="Times New Roman" w:hAnsi="Times New Roman" w:cs="Times New Roman"/>
        </w:rPr>
        <w:t xml:space="preserve"> Tennessee’s Medicaid program, TennCare</w:t>
      </w:r>
      <w:r w:rsidR="00EF04E0">
        <w:rPr>
          <w:rFonts w:ascii="Times New Roman" w:hAnsi="Times New Roman" w:cs="Times New Roman"/>
        </w:rPr>
        <w:t xml:space="preserve">. </w:t>
      </w:r>
      <w:r w:rsidR="009B7375">
        <w:rPr>
          <w:rFonts w:ascii="Times New Roman" w:hAnsi="Times New Roman" w:cs="Times New Roman"/>
        </w:rPr>
        <w:t xml:space="preserve">We used </w:t>
      </w:r>
      <w:r w:rsidR="00EF04E0">
        <w:rPr>
          <w:rFonts w:ascii="Times New Roman" w:hAnsi="Times New Roman" w:cs="Times New Roman"/>
        </w:rPr>
        <w:t xml:space="preserve">TennCare </w:t>
      </w:r>
      <w:r w:rsidR="00372D26" w:rsidRPr="00B41348">
        <w:rPr>
          <w:rFonts w:ascii="Times New Roman" w:hAnsi="Times New Roman" w:cs="Times New Roman"/>
        </w:rPr>
        <w:t>enrollment information, administrative claims, and pharmacy files</w:t>
      </w:r>
      <w:r w:rsidR="009B7375">
        <w:rPr>
          <w:rFonts w:ascii="Times New Roman" w:hAnsi="Times New Roman" w:cs="Times New Roman"/>
        </w:rPr>
        <w:t xml:space="preserve">, </w:t>
      </w:r>
      <w:r w:rsidR="00E432B1">
        <w:rPr>
          <w:rFonts w:ascii="Times New Roman" w:hAnsi="Times New Roman" w:cs="Times New Roman"/>
        </w:rPr>
        <w:t>linked</w:t>
      </w:r>
      <w:r w:rsidR="009B7375">
        <w:rPr>
          <w:rFonts w:ascii="Times New Roman" w:hAnsi="Times New Roman" w:cs="Times New Roman"/>
        </w:rPr>
        <w:t xml:space="preserve"> with </w:t>
      </w:r>
      <w:r w:rsidR="00372D26" w:rsidRPr="00B41348">
        <w:rPr>
          <w:rFonts w:ascii="Times New Roman" w:hAnsi="Times New Roman" w:cs="Times New Roman"/>
        </w:rPr>
        <w:t>vital records</w:t>
      </w:r>
      <w:r w:rsidR="00817977">
        <w:rPr>
          <w:rFonts w:ascii="Times New Roman" w:hAnsi="Times New Roman" w:cs="Times New Roman"/>
        </w:rPr>
        <w:t>,</w:t>
      </w:r>
      <w:r w:rsidR="00372D26" w:rsidRPr="00B41348">
        <w:rPr>
          <w:rFonts w:ascii="Times New Roman" w:hAnsi="Times New Roman" w:cs="Times New Roman"/>
        </w:rPr>
        <w:t xml:space="preserve"> </w:t>
      </w:r>
      <w:r w:rsidR="00817977">
        <w:rPr>
          <w:rFonts w:ascii="Times New Roman" w:hAnsi="Times New Roman" w:cs="Times New Roman"/>
        </w:rPr>
        <w:t>including</w:t>
      </w:r>
      <w:r w:rsidR="00372D26" w:rsidRPr="00B41348">
        <w:rPr>
          <w:rFonts w:ascii="Times New Roman" w:hAnsi="Times New Roman" w:cs="Times New Roman"/>
        </w:rPr>
        <w:t xml:space="preserve"> birth and death certificates, </w:t>
      </w:r>
      <w:r w:rsidR="00E432B1">
        <w:rPr>
          <w:rFonts w:ascii="Times New Roman" w:hAnsi="Times New Roman" w:cs="Times New Roman"/>
        </w:rPr>
        <w:t xml:space="preserve">and </w:t>
      </w:r>
      <w:r w:rsidR="00372D26" w:rsidRPr="00B41348">
        <w:rPr>
          <w:rFonts w:ascii="Times New Roman" w:hAnsi="Times New Roman" w:cs="Times New Roman"/>
        </w:rPr>
        <w:t>data from the Tennessee Hospital Discharge Data System (HDDS</w:t>
      </w:r>
      <w:r w:rsidR="004B657D" w:rsidRPr="00B41348">
        <w:rPr>
          <w:rFonts w:ascii="Times New Roman" w:hAnsi="Times New Roman" w:cs="Times New Roman"/>
        </w:rPr>
        <w:t>)</w:t>
      </w:r>
      <w:r w:rsidR="004B657D">
        <w:rPr>
          <w:rFonts w:ascii="Times New Roman" w:hAnsi="Times New Roman" w:cs="Times New Roman"/>
        </w:rPr>
        <w:t xml:space="preserve"> to better </w:t>
      </w:r>
      <w:r w:rsidR="00E432B1">
        <w:rPr>
          <w:rFonts w:ascii="Times New Roman" w:hAnsi="Times New Roman" w:cs="Times New Roman"/>
        </w:rPr>
        <w:t xml:space="preserve">capture </w:t>
      </w:r>
      <w:r w:rsidR="004B657D">
        <w:rPr>
          <w:rFonts w:ascii="Times New Roman" w:hAnsi="Times New Roman" w:cs="Times New Roman"/>
        </w:rPr>
        <w:t>overdoses and deaths</w:t>
      </w:r>
      <w:r w:rsidR="00E432B1">
        <w:rPr>
          <w:rFonts w:ascii="Times New Roman" w:hAnsi="Times New Roman" w:cs="Times New Roman"/>
        </w:rPr>
        <w:t xml:space="preserve"> beyond those recorded in claims alone, </w:t>
      </w:r>
      <w:r w:rsidR="004B657D">
        <w:rPr>
          <w:rFonts w:ascii="Times New Roman" w:hAnsi="Times New Roman" w:cs="Times New Roman"/>
        </w:rPr>
        <w:t>particularly</w:t>
      </w:r>
      <w:r w:rsidR="00E432B1">
        <w:rPr>
          <w:rFonts w:ascii="Times New Roman" w:hAnsi="Times New Roman" w:cs="Times New Roman"/>
        </w:rPr>
        <w:t xml:space="preserve"> during periods without TennCare coverage.  </w:t>
      </w:r>
    </w:p>
    <w:p w14:paraId="57F75A87" w14:textId="77777777" w:rsidR="00372D26" w:rsidRPr="00B41348" w:rsidRDefault="00372D26" w:rsidP="00372D26">
      <w:pPr>
        <w:spacing w:line="240" w:lineRule="auto"/>
        <w:contextualSpacing/>
        <w:rPr>
          <w:rFonts w:ascii="Times New Roman" w:hAnsi="Times New Roman" w:cs="Times New Roman"/>
        </w:rPr>
      </w:pPr>
    </w:p>
    <w:p w14:paraId="2A56F0FA" w14:textId="21433B84" w:rsidR="00372D26" w:rsidRPr="00B0360B" w:rsidRDefault="00372D26" w:rsidP="00372D26">
      <w:pPr>
        <w:spacing w:line="240" w:lineRule="auto"/>
        <w:contextualSpacing/>
        <w:rPr>
          <w:rFonts w:ascii="Times New Roman" w:hAnsi="Times New Roman" w:cs="Times New Roman"/>
          <w:i/>
          <w:iCs/>
        </w:rPr>
      </w:pPr>
      <w:r w:rsidRPr="00B0360B">
        <w:rPr>
          <w:rFonts w:ascii="Times New Roman" w:hAnsi="Times New Roman" w:cs="Times New Roman"/>
          <w:i/>
          <w:iCs/>
        </w:rPr>
        <w:t>Population</w:t>
      </w:r>
    </w:p>
    <w:p w14:paraId="13C52E75" w14:textId="0C364AB0" w:rsidR="00372D26" w:rsidRPr="00B41348" w:rsidRDefault="00372D26" w:rsidP="00282305">
      <w:pPr>
        <w:spacing w:line="240" w:lineRule="auto"/>
        <w:ind w:firstLine="720"/>
        <w:contextualSpacing/>
        <w:rPr>
          <w:rFonts w:ascii="Times New Roman" w:hAnsi="Times New Roman" w:cs="Times New Roman"/>
        </w:rPr>
      </w:pPr>
      <w:r w:rsidRPr="00B41348">
        <w:rPr>
          <w:rFonts w:ascii="Times New Roman" w:hAnsi="Times New Roman" w:cs="Times New Roman"/>
        </w:rPr>
        <w:t xml:space="preserve">We included a population of </w:t>
      </w:r>
      <w:r w:rsidR="00817977">
        <w:rPr>
          <w:rFonts w:ascii="Times New Roman" w:hAnsi="Times New Roman" w:cs="Times New Roman"/>
        </w:rPr>
        <w:t xml:space="preserve">pregnant and </w:t>
      </w:r>
      <w:r w:rsidRPr="00B41348">
        <w:rPr>
          <w:rFonts w:ascii="Times New Roman" w:hAnsi="Times New Roman" w:cs="Times New Roman"/>
        </w:rPr>
        <w:t>postpartum individuals</w:t>
      </w:r>
      <w:r w:rsidR="00EB1E9B">
        <w:rPr>
          <w:rFonts w:ascii="Times New Roman" w:hAnsi="Times New Roman" w:cs="Times New Roman"/>
        </w:rPr>
        <w:t xml:space="preserve"> aged 15-44 years with </w:t>
      </w:r>
      <w:r w:rsidR="008D7FD1">
        <w:rPr>
          <w:rFonts w:ascii="Times New Roman" w:hAnsi="Times New Roman" w:cs="Times New Roman"/>
        </w:rPr>
        <w:t xml:space="preserve">evidence of </w:t>
      </w:r>
      <w:r w:rsidR="00EB1E9B">
        <w:rPr>
          <w:rFonts w:ascii="Times New Roman" w:hAnsi="Times New Roman" w:cs="Times New Roman"/>
        </w:rPr>
        <w:t xml:space="preserve">an </w:t>
      </w:r>
      <w:r w:rsidR="00B374E0">
        <w:rPr>
          <w:rFonts w:ascii="Times New Roman" w:hAnsi="Times New Roman" w:cs="Times New Roman"/>
        </w:rPr>
        <w:t>OUD</w:t>
      </w:r>
      <w:r w:rsidR="00EB1E9B">
        <w:rPr>
          <w:rFonts w:ascii="Times New Roman" w:hAnsi="Times New Roman" w:cs="Times New Roman"/>
        </w:rPr>
        <w:t xml:space="preserve"> diagnosis or </w:t>
      </w:r>
      <w:r w:rsidR="00B25ED5">
        <w:rPr>
          <w:rFonts w:ascii="Times New Roman" w:hAnsi="Times New Roman" w:cs="Times New Roman"/>
        </w:rPr>
        <w:t xml:space="preserve">dispensed </w:t>
      </w:r>
      <w:r w:rsidR="00EB1E9B">
        <w:rPr>
          <w:rFonts w:ascii="Times New Roman" w:hAnsi="Times New Roman" w:cs="Times New Roman"/>
        </w:rPr>
        <w:t xml:space="preserve">prescriptions for </w:t>
      </w:r>
      <w:r w:rsidR="00B374E0">
        <w:rPr>
          <w:rFonts w:ascii="Times New Roman" w:hAnsi="Times New Roman" w:cs="Times New Roman"/>
        </w:rPr>
        <w:t>MOUD</w:t>
      </w:r>
      <w:r w:rsidR="00EB1E9B">
        <w:rPr>
          <w:rFonts w:ascii="Times New Roman" w:hAnsi="Times New Roman" w:cs="Times New Roman"/>
        </w:rPr>
        <w:t xml:space="preserve"> who delivered at</w:t>
      </w:r>
      <w:r w:rsidRPr="00B41348">
        <w:rPr>
          <w:rFonts w:ascii="Times New Roman" w:hAnsi="Times New Roman" w:cs="Times New Roman"/>
        </w:rPr>
        <w:t xml:space="preserve"> </w:t>
      </w:r>
      <w:r w:rsidR="00EB1E9B">
        <w:rPr>
          <w:rFonts w:ascii="Times New Roman" w:hAnsi="Times New Roman" w:cs="Times New Roman"/>
        </w:rPr>
        <w:t xml:space="preserve">≥ </w:t>
      </w:r>
      <w:r w:rsidRPr="00B41348">
        <w:rPr>
          <w:rFonts w:ascii="Times New Roman" w:hAnsi="Times New Roman" w:cs="Times New Roman"/>
        </w:rPr>
        <w:t>20 weeks</w:t>
      </w:r>
      <w:r w:rsidR="00EB1E9B">
        <w:rPr>
          <w:rFonts w:ascii="Times New Roman" w:hAnsi="Times New Roman" w:cs="Times New Roman"/>
        </w:rPr>
        <w:t>’ gestation between</w:t>
      </w:r>
      <w:r w:rsidRPr="00B41348">
        <w:rPr>
          <w:rFonts w:ascii="Times New Roman" w:hAnsi="Times New Roman" w:cs="Times New Roman"/>
        </w:rPr>
        <w:t xml:space="preserve"> 2007 </w:t>
      </w:r>
      <w:r w:rsidR="00EB1E9B">
        <w:rPr>
          <w:rFonts w:ascii="Times New Roman" w:hAnsi="Times New Roman" w:cs="Times New Roman"/>
        </w:rPr>
        <w:t>and</w:t>
      </w:r>
      <w:r w:rsidR="00EB1E9B" w:rsidRPr="00B41348">
        <w:rPr>
          <w:rFonts w:ascii="Times New Roman" w:hAnsi="Times New Roman" w:cs="Times New Roman"/>
        </w:rPr>
        <w:t xml:space="preserve"> </w:t>
      </w:r>
      <w:r w:rsidRPr="00B41348">
        <w:rPr>
          <w:rFonts w:ascii="Times New Roman" w:hAnsi="Times New Roman" w:cs="Times New Roman"/>
        </w:rPr>
        <w:t>2020</w:t>
      </w:r>
      <w:r w:rsidR="00980D95">
        <w:rPr>
          <w:rFonts w:ascii="Times New Roman" w:hAnsi="Times New Roman" w:cs="Times New Roman"/>
        </w:rPr>
        <w:t>, with postpartum follow-up extending into 2021.</w:t>
      </w:r>
      <w:r w:rsidRPr="00B41348">
        <w:rPr>
          <w:rFonts w:ascii="Times New Roman" w:hAnsi="Times New Roman" w:cs="Times New Roman"/>
        </w:rPr>
        <w:t xml:space="preserve"> </w:t>
      </w:r>
      <w:r w:rsidR="008D3E03">
        <w:rPr>
          <w:rFonts w:ascii="Times New Roman" w:hAnsi="Times New Roman" w:cs="Times New Roman"/>
        </w:rPr>
        <w:t>Eligible participants also had continuous TennCare enrollment from 90 days before delivery through 41 days postpartum (baseline period), permitting gaps of 5 days or fewer</w:t>
      </w:r>
      <w:r w:rsidR="003B31FA">
        <w:rPr>
          <w:rFonts w:ascii="Times New Roman" w:hAnsi="Times New Roman" w:cs="Times New Roman"/>
        </w:rPr>
        <w:t xml:space="preserve"> (Figure 1 and Figure 2)</w:t>
      </w:r>
      <w:r w:rsidR="008D3E03">
        <w:rPr>
          <w:rFonts w:ascii="Times New Roman" w:hAnsi="Times New Roman" w:cs="Times New Roman"/>
        </w:rPr>
        <w:t>. Individuals</w:t>
      </w:r>
      <w:r w:rsidR="008D3E03" w:rsidRPr="00B41348">
        <w:rPr>
          <w:rFonts w:ascii="Times New Roman" w:hAnsi="Times New Roman" w:cs="Times New Roman"/>
        </w:rPr>
        <w:t xml:space="preserve"> with </w:t>
      </w:r>
      <w:r w:rsidR="008D3E03">
        <w:rPr>
          <w:rFonts w:ascii="Times New Roman" w:hAnsi="Times New Roman" w:cs="Times New Roman"/>
        </w:rPr>
        <w:t xml:space="preserve">evidence of diagnoses for </w:t>
      </w:r>
      <w:r w:rsidR="008D3E03" w:rsidRPr="00B41348">
        <w:rPr>
          <w:rFonts w:ascii="Times New Roman" w:hAnsi="Times New Roman" w:cs="Times New Roman"/>
        </w:rPr>
        <w:t>sickle cell disease or active malignancies</w:t>
      </w:r>
      <w:r w:rsidR="008D3E03">
        <w:rPr>
          <w:rFonts w:ascii="Times New Roman" w:hAnsi="Times New Roman" w:cs="Times New Roman"/>
        </w:rPr>
        <w:t xml:space="preserve"> during baseline were not included in our study</w:t>
      </w:r>
      <w:r w:rsidR="003B31FA">
        <w:rPr>
          <w:rFonts w:ascii="Times New Roman" w:hAnsi="Times New Roman" w:cs="Times New Roman"/>
        </w:rPr>
        <w:t xml:space="preserve"> (Figure 1)</w:t>
      </w:r>
      <w:r w:rsidR="008D3E03" w:rsidRPr="00B41348">
        <w:rPr>
          <w:rFonts w:ascii="Times New Roman" w:hAnsi="Times New Roman" w:cs="Times New Roman"/>
        </w:rPr>
        <w:t>.</w:t>
      </w:r>
      <w:r w:rsidR="00C617E2">
        <w:rPr>
          <w:rFonts w:ascii="Times New Roman" w:hAnsi="Times New Roman" w:cs="Times New Roman"/>
        </w:rPr>
        <w:t xml:space="preserve"> </w:t>
      </w:r>
      <w:r w:rsidR="00EB1E9B">
        <w:rPr>
          <w:rFonts w:ascii="Times New Roman" w:hAnsi="Times New Roman" w:cs="Times New Roman"/>
        </w:rPr>
        <w:t>We classified individuals as MOUD-</w:t>
      </w:r>
      <w:r w:rsidR="00EB1E9B">
        <w:rPr>
          <w:rFonts w:ascii="Times New Roman" w:hAnsi="Times New Roman" w:cs="Times New Roman"/>
        </w:rPr>
        <w:lastRenderedPageBreak/>
        <w:t xml:space="preserve">exposed </w:t>
      </w:r>
      <w:r w:rsidR="006B417D">
        <w:rPr>
          <w:rFonts w:ascii="Times New Roman" w:hAnsi="Times New Roman" w:cs="Times New Roman"/>
        </w:rPr>
        <w:t xml:space="preserve">if they had </w:t>
      </w:r>
      <w:r w:rsidR="00B25ED5">
        <w:rPr>
          <w:rFonts w:ascii="Times New Roman" w:hAnsi="Times New Roman" w:cs="Times New Roman"/>
        </w:rPr>
        <w:t xml:space="preserve">evidence of </w:t>
      </w:r>
      <w:r w:rsidR="006B417D">
        <w:rPr>
          <w:rFonts w:ascii="Times New Roman" w:hAnsi="Times New Roman" w:cs="Times New Roman"/>
        </w:rPr>
        <w:t xml:space="preserve">at least 1 day of dispensed </w:t>
      </w:r>
      <w:r w:rsidR="00EB1E9B">
        <w:rPr>
          <w:rFonts w:ascii="Times New Roman" w:hAnsi="Times New Roman" w:cs="Times New Roman"/>
        </w:rPr>
        <w:t>buprenorphine</w:t>
      </w:r>
      <w:r w:rsidR="00AC6E93">
        <w:rPr>
          <w:rFonts w:ascii="Times New Roman" w:hAnsi="Times New Roman" w:cs="Times New Roman"/>
        </w:rPr>
        <w:t xml:space="preserve"> o</w:t>
      </w:r>
      <w:r w:rsidR="00EB1E9B">
        <w:rPr>
          <w:rFonts w:ascii="Times New Roman" w:hAnsi="Times New Roman" w:cs="Times New Roman"/>
        </w:rPr>
        <w:t xml:space="preserve">r naltrexone during the </w:t>
      </w:r>
      <w:r w:rsidR="00C617E2">
        <w:rPr>
          <w:rFonts w:ascii="Times New Roman" w:hAnsi="Times New Roman" w:cs="Times New Roman"/>
        </w:rPr>
        <w:t xml:space="preserve">baseline period </w:t>
      </w:r>
      <w:r w:rsidR="00EB1E9B">
        <w:rPr>
          <w:rFonts w:ascii="Times New Roman" w:hAnsi="Times New Roman" w:cs="Times New Roman"/>
        </w:rPr>
        <w:t>(</w:t>
      </w:r>
      <w:r w:rsidR="006B417D">
        <w:rPr>
          <w:rFonts w:ascii="Times New Roman" w:hAnsi="Times New Roman" w:cs="Times New Roman"/>
        </w:rPr>
        <w:t>S</w:t>
      </w:r>
      <w:r w:rsidR="00EB1E9B">
        <w:rPr>
          <w:rFonts w:ascii="Times New Roman" w:hAnsi="Times New Roman" w:cs="Times New Roman"/>
        </w:rPr>
        <w:t>upplement)</w:t>
      </w:r>
      <w:r w:rsidR="004F2617">
        <w:rPr>
          <w:rFonts w:ascii="Times New Roman" w:hAnsi="Times New Roman" w:cs="Times New Roman"/>
        </w:rPr>
        <w:t xml:space="preserve">. </w:t>
      </w:r>
      <w:r w:rsidR="00AC6E93">
        <w:rPr>
          <w:rFonts w:ascii="Times New Roman" w:hAnsi="Times New Roman" w:cs="Times New Roman"/>
        </w:rPr>
        <w:t xml:space="preserve">We </w:t>
      </w:r>
      <w:r w:rsidR="00C617E2">
        <w:rPr>
          <w:rFonts w:ascii="Times New Roman" w:hAnsi="Times New Roman" w:cs="Times New Roman"/>
        </w:rPr>
        <w:t>excluded</w:t>
      </w:r>
      <w:r w:rsidR="00AC6E93">
        <w:rPr>
          <w:rFonts w:ascii="Times New Roman" w:hAnsi="Times New Roman" w:cs="Times New Roman"/>
        </w:rPr>
        <w:t xml:space="preserve"> individuals </w:t>
      </w:r>
      <w:r w:rsidR="00DD7E45">
        <w:rPr>
          <w:rFonts w:ascii="Times New Roman" w:hAnsi="Times New Roman" w:cs="Times New Roman"/>
        </w:rPr>
        <w:t>exposed to</w:t>
      </w:r>
      <w:r w:rsidR="00AC6E93">
        <w:rPr>
          <w:rFonts w:ascii="Times New Roman" w:hAnsi="Times New Roman" w:cs="Times New Roman"/>
        </w:rPr>
        <w:t xml:space="preserve"> methadone </w:t>
      </w:r>
      <w:r w:rsidR="00C617E2">
        <w:rPr>
          <w:rFonts w:ascii="Times New Roman" w:hAnsi="Times New Roman" w:cs="Times New Roman"/>
        </w:rPr>
        <w:t>during baseline as</w:t>
      </w:r>
      <w:r w:rsidR="00AC6E93">
        <w:rPr>
          <w:rFonts w:ascii="Times New Roman" w:hAnsi="Times New Roman" w:cs="Times New Roman"/>
        </w:rPr>
        <w:t xml:space="preserve"> it was not covered by T</w:t>
      </w:r>
      <w:r w:rsidR="00AC6E93" w:rsidRPr="00AC6E93">
        <w:rPr>
          <w:rFonts w:ascii="Times New Roman" w:hAnsi="Times New Roman" w:cs="Times New Roman"/>
        </w:rPr>
        <w:t>N Medicaid until 2020</w:t>
      </w:r>
      <w:r w:rsidR="00AC6E93">
        <w:rPr>
          <w:rFonts w:ascii="Times New Roman" w:hAnsi="Times New Roman" w:cs="Times New Roman"/>
        </w:rPr>
        <w:t xml:space="preserve">. </w:t>
      </w:r>
      <w:r w:rsidR="009B072E">
        <w:rPr>
          <w:rFonts w:ascii="Times New Roman" w:hAnsi="Times New Roman" w:cs="Times New Roman"/>
        </w:rPr>
        <w:t xml:space="preserve">Since we were interested in maternal outcomes, we did not examine multiple births (twins, triplets) and only one pregnancy was included. </w:t>
      </w:r>
    </w:p>
    <w:p w14:paraId="0E5BE5F0" w14:textId="77777777" w:rsidR="00372D26" w:rsidRPr="00B41348" w:rsidRDefault="00372D26" w:rsidP="00372D26">
      <w:pPr>
        <w:spacing w:line="240" w:lineRule="auto"/>
        <w:contextualSpacing/>
        <w:rPr>
          <w:rFonts w:ascii="Times New Roman" w:hAnsi="Times New Roman" w:cs="Times New Roman"/>
        </w:rPr>
      </w:pPr>
    </w:p>
    <w:p w14:paraId="2DE33EF5" w14:textId="35C247B6" w:rsidR="00372D26" w:rsidRPr="00B0360B" w:rsidRDefault="00372D26" w:rsidP="00372D26">
      <w:pPr>
        <w:spacing w:line="240" w:lineRule="auto"/>
        <w:contextualSpacing/>
        <w:rPr>
          <w:rFonts w:ascii="Times New Roman" w:hAnsi="Times New Roman" w:cs="Times New Roman"/>
          <w:i/>
          <w:iCs/>
        </w:rPr>
      </w:pPr>
      <w:r w:rsidRPr="00B0360B">
        <w:rPr>
          <w:rFonts w:ascii="Times New Roman" w:hAnsi="Times New Roman" w:cs="Times New Roman"/>
          <w:i/>
          <w:iCs/>
        </w:rPr>
        <w:t>Outcome</w:t>
      </w:r>
    </w:p>
    <w:p w14:paraId="39889BDC" w14:textId="46F59411" w:rsidR="0008491A" w:rsidRDefault="006B417D" w:rsidP="00282305">
      <w:pPr>
        <w:spacing w:line="240" w:lineRule="auto"/>
        <w:ind w:firstLine="720"/>
        <w:contextualSpacing/>
        <w:rPr>
          <w:rFonts w:ascii="Times New Roman" w:hAnsi="Times New Roman" w:cs="Times New Roman"/>
        </w:rPr>
      </w:pPr>
      <w:r>
        <w:rPr>
          <w:rFonts w:ascii="Times New Roman" w:hAnsi="Times New Roman" w:cs="Times New Roman"/>
        </w:rPr>
        <w:t>F</w:t>
      </w:r>
      <w:r w:rsidR="00B55A99">
        <w:rPr>
          <w:rFonts w:ascii="Times New Roman" w:hAnsi="Times New Roman" w:cs="Times New Roman"/>
        </w:rPr>
        <w:t>ollow-up started on</w:t>
      </w:r>
      <w:r w:rsidR="00F82437">
        <w:rPr>
          <w:rFonts w:ascii="Times New Roman" w:hAnsi="Times New Roman" w:cs="Times New Roman"/>
        </w:rPr>
        <w:t xml:space="preserve"> postpartum</w:t>
      </w:r>
      <w:r w:rsidR="00B55A99">
        <w:rPr>
          <w:rFonts w:ascii="Times New Roman" w:hAnsi="Times New Roman" w:cs="Times New Roman"/>
        </w:rPr>
        <w:t xml:space="preserve"> day 42 and continued </w:t>
      </w:r>
      <w:r>
        <w:rPr>
          <w:rFonts w:ascii="Times New Roman" w:hAnsi="Times New Roman" w:cs="Times New Roman"/>
        </w:rPr>
        <w:t xml:space="preserve">until </w:t>
      </w:r>
      <w:r w:rsidR="00B55A99">
        <w:rPr>
          <w:rFonts w:ascii="Times New Roman" w:hAnsi="Times New Roman" w:cs="Times New Roman"/>
        </w:rPr>
        <w:t>the earliest of postpartum day 365</w:t>
      </w:r>
      <w:r w:rsidR="002E13DB">
        <w:rPr>
          <w:rFonts w:ascii="Times New Roman" w:hAnsi="Times New Roman" w:cs="Times New Roman"/>
        </w:rPr>
        <w:t xml:space="preserve">, first overdose, or death, </w:t>
      </w:r>
      <w:r w:rsidR="00F82437">
        <w:rPr>
          <w:rFonts w:ascii="Times New Roman" w:hAnsi="Times New Roman" w:cs="Times New Roman"/>
        </w:rPr>
        <w:t xml:space="preserve">whichever </w:t>
      </w:r>
      <w:r w:rsidR="00DD7E45">
        <w:rPr>
          <w:rFonts w:ascii="Times New Roman" w:hAnsi="Times New Roman" w:cs="Times New Roman"/>
        </w:rPr>
        <w:t xml:space="preserve">occurred </w:t>
      </w:r>
      <w:r w:rsidR="00F82437">
        <w:rPr>
          <w:rFonts w:ascii="Times New Roman" w:hAnsi="Times New Roman" w:cs="Times New Roman"/>
        </w:rPr>
        <w:t xml:space="preserve">first. </w:t>
      </w:r>
      <w:r w:rsidR="0008491A">
        <w:rPr>
          <w:rFonts w:ascii="Times New Roman" w:hAnsi="Times New Roman" w:cs="Times New Roman"/>
        </w:rPr>
        <w:t xml:space="preserve">We identified </w:t>
      </w:r>
      <w:r w:rsidR="00054E9B">
        <w:rPr>
          <w:rFonts w:ascii="Times New Roman" w:hAnsi="Times New Roman" w:cs="Times New Roman"/>
        </w:rPr>
        <w:t xml:space="preserve">outcomes </w:t>
      </w:r>
      <w:r w:rsidR="008D027B">
        <w:rPr>
          <w:rFonts w:ascii="Times New Roman" w:hAnsi="Times New Roman" w:cs="Times New Roman"/>
        </w:rPr>
        <w:t>using ICD</w:t>
      </w:r>
      <w:r w:rsidR="008611AD">
        <w:rPr>
          <w:rFonts w:ascii="Times New Roman" w:hAnsi="Times New Roman" w:cs="Times New Roman"/>
        </w:rPr>
        <w:t>-</w:t>
      </w:r>
      <w:r w:rsidR="008D027B">
        <w:rPr>
          <w:rFonts w:ascii="Times New Roman" w:hAnsi="Times New Roman" w:cs="Times New Roman"/>
        </w:rPr>
        <w:t>9/ICD</w:t>
      </w:r>
      <w:r w:rsidR="008611AD">
        <w:rPr>
          <w:rFonts w:ascii="Times New Roman" w:hAnsi="Times New Roman" w:cs="Times New Roman"/>
        </w:rPr>
        <w:t>-</w:t>
      </w:r>
      <w:r w:rsidR="008D027B">
        <w:rPr>
          <w:rFonts w:ascii="Times New Roman" w:hAnsi="Times New Roman" w:cs="Times New Roman"/>
        </w:rPr>
        <w:t>10 diagnosis cod</w:t>
      </w:r>
      <w:r>
        <w:rPr>
          <w:rFonts w:ascii="Times New Roman" w:hAnsi="Times New Roman" w:cs="Times New Roman"/>
        </w:rPr>
        <w:t>e</w:t>
      </w:r>
      <w:r w:rsidR="008D027B">
        <w:rPr>
          <w:rFonts w:ascii="Times New Roman" w:hAnsi="Times New Roman" w:cs="Times New Roman"/>
        </w:rPr>
        <w:t xml:space="preserve"> algorithms (</w:t>
      </w:r>
      <w:r w:rsidR="008611AD">
        <w:rPr>
          <w:rFonts w:ascii="Times New Roman" w:hAnsi="Times New Roman" w:cs="Times New Roman"/>
        </w:rPr>
        <w:t>S</w:t>
      </w:r>
      <w:r w:rsidR="008D027B">
        <w:rPr>
          <w:rFonts w:ascii="Times New Roman" w:hAnsi="Times New Roman" w:cs="Times New Roman"/>
        </w:rPr>
        <w:t>upplement)</w:t>
      </w:r>
      <w:r w:rsidR="00AF06A1">
        <w:rPr>
          <w:rFonts w:ascii="Times New Roman" w:hAnsi="Times New Roman" w:cs="Times New Roman"/>
        </w:rPr>
        <w:t>,</w:t>
      </w:r>
      <w:r w:rsidR="008D027B">
        <w:rPr>
          <w:rFonts w:ascii="Times New Roman" w:hAnsi="Times New Roman" w:cs="Times New Roman"/>
        </w:rPr>
        <w:t xml:space="preserve"> </w:t>
      </w:r>
      <w:r w:rsidR="00907DB4">
        <w:rPr>
          <w:rFonts w:ascii="Times New Roman" w:hAnsi="Times New Roman" w:cs="Times New Roman"/>
        </w:rPr>
        <w:t xml:space="preserve">using hospitalization and emergency department </w:t>
      </w:r>
      <w:r>
        <w:rPr>
          <w:rFonts w:ascii="Times New Roman" w:hAnsi="Times New Roman" w:cs="Times New Roman"/>
        </w:rPr>
        <w:t>claims</w:t>
      </w:r>
      <w:r w:rsidR="00AF06A1">
        <w:rPr>
          <w:rFonts w:ascii="Times New Roman" w:hAnsi="Times New Roman" w:cs="Times New Roman"/>
        </w:rPr>
        <w:t xml:space="preserve"> </w:t>
      </w:r>
      <w:r w:rsidR="008611AD">
        <w:rPr>
          <w:rFonts w:ascii="Times New Roman" w:hAnsi="Times New Roman" w:cs="Times New Roman"/>
        </w:rPr>
        <w:t>in</w:t>
      </w:r>
      <w:r w:rsidR="007D6ABB">
        <w:rPr>
          <w:rFonts w:ascii="Times New Roman" w:hAnsi="Times New Roman" w:cs="Times New Roman"/>
        </w:rPr>
        <w:t xml:space="preserve"> TennCare </w:t>
      </w:r>
      <w:r w:rsidR="00AF06A1">
        <w:rPr>
          <w:rFonts w:ascii="Times New Roman" w:hAnsi="Times New Roman" w:cs="Times New Roman"/>
        </w:rPr>
        <w:t xml:space="preserve">during </w:t>
      </w:r>
      <w:r w:rsidR="008611AD">
        <w:rPr>
          <w:rFonts w:ascii="Times New Roman" w:hAnsi="Times New Roman" w:cs="Times New Roman"/>
        </w:rPr>
        <w:t>enrollment</w:t>
      </w:r>
      <w:r w:rsidR="007D6ABB">
        <w:rPr>
          <w:rFonts w:ascii="Times New Roman" w:hAnsi="Times New Roman" w:cs="Times New Roman"/>
        </w:rPr>
        <w:t xml:space="preserve"> and HDDS </w:t>
      </w:r>
      <w:r>
        <w:rPr>
          <w:rFonts w:ascii="Times New Roman" w:hAnsi="Times New Roman" w:cs="Times New Roman"/>
        </w:rPr>
        <w:t>records</w:t>
      </w:r>
      <w:r w:rsidR="007D6ABB">
        <w:rPr>
          <w:rFonts w:ascii="Times New Roman" w:hAnsi="Times New Roman" w:cs="Times New Roman"/>
        </w:rPr>
        <w:t xml:space="preserve"> </w:t>
      </w:r>
      <w:r w:rsidR="00AF06A1">
        <w:rPr>
          <w:rFonts w:ascii="Times New Roman" w:hAnsi="Times New Roman" w:cs="Times New Roman"/>
        </w:rPr>
        <w:t xml:space="preserve">for events that </w:t>
      </w:r>
      <w:r w:rsidR="007D6ABB">
        <w:rPr>
          <w:rFonts w:ascii="Times New Roman" w:hAnsi="Times New Roman" w:cs="Times New Roman"/>
        </w:rPr>
        <w:t>occurred</w:t>
      </w:r>
      <w:r w:rsidR="008611AD">
        <w:rPr>
          <w:rFonts w:ascii="Times New Roman" w:hAnsi="Times New Roman" w:cs="Times New Roman"/>
        </w:rPr>
        <w:t xml:space="preserve"> </w:t>
      </w:r>
      <w:r w:rsidR="00AF06A1">
        <w:rPr>
          <w:rFonts w:ascii="Times New Roman" w:hAnsi="Times New Roman" w:cs="Times New Roman"/>
        </w:rPr>
        <w:t xml:space="preserve">outside of </w:t>
      </w:r>
      <w:r w:rsidR="007D6ABB">
        <w:rPr>
          <w:rFonts w:ascii="Times New Roman" w:hAnsi="Times New Roman" w:cs="Times New Roman"/>
        </w:rPr>
        <w:t xml:space="preserve">TennCare enrollment. </w:t>
      </w:r>
      <w:r w:rsidR="002A0AF3">
        <w:rPr>
          <w:rFonts w:ascii="Times New Roman" w:hAnsi="Times New Roman" w:cs="Times New Roman"/>
        </w:rPr>
        <w:t>We</w:t>
      </w:r>
      <w:r w:rsidR="008611AD">
        <w:rPr>
          <w:rFonts w:ascii="Times New Roman" w:hAnsi="Times New Roman" w:cs="Times New Roman"/>
        </w:rPr>
        <w:t xml:space="preserve"> identified </w:t>
      </w:r>
      <w:r w:rsidR="002A0AF3">
        <w:rPr>
          <w:rFonts w:ascii="Times New Roman" w:hAnsi="Times New Roman" w:cs="Times New Roman"/>
        </w:rPr>
        <w:t xml:space="preserve">deaths </w:t>
      </w:r>
      <w:r w:rsidR="008611AD">
        <w:rPr>
          <w:rFonts w:ascii="Times New Roman" w:hAnsi="Times New Roman" w:cs="Times New Roman"/>
        </w:rPr>
        <w:t xml:space="preserve">using </w:t>
      </w:r>
      <w:r w:rsidR="00E33BA9">
        <w:rPr>
          <w:rFonts w:ascii="Times New Roman" w:hAnsi="Times New Roman" w:cs="Times New Roman"/>
        </w:rPr>
        <w:t xml:space="preserve">vital statistics death certificate data. In </w:t>
      </w:r>
      <w:r>
        <w:rPr>
          <w:rFonts w:ascii="Times New Roman" w:hAnsi="Times New Roman" w:cs="Times New Roman"/>
        </w:rPr>
        <w:t>all analyses</w:t>
      </w:r>
      <w:r w:rsidR="00E33BA9">
        <w:rPr>
          <w:rFonts w:ascii="Times New Roman" w:hAnsi="Times New Roman" w:cs="Times New Roman"/>
        </w:rPr>
        <w:t xml:space="preserve">, we </w:t>
      </w:r>
      <w:r w:rsidR="008611AD">
        <w:rPr>
          <w:rFonts w:ascii="Times New Roman" w:hAnsi="Times New Roman" w:cs="Times New Roman"/>
        </w:rPr>
        <w:t xml:space="preserve">counted </w:t>
      </w:r>
      <w:r w:rsidR="007D6ABB">
        <w:rPr>
          <w:rFonts w:ascii="Times New Roman" w:hAnsi="Times New Roman" w:cs="Times New Roman"/>
        </w:rPr>
        <w:t xml:space="preserve">only the first overdose </w:t>
      </w:r>
      <w:r>
        <w:rPr>
          <w:rFonts w:ascii="Times New Roman" w:hAnsi="Times New Roman" w:cs="Times New Roman"/>
        </w:rPr>
        <w:t>per</w:t>
      </w:r>
      <w:r w:rsidR="007D6ABB">
        <w:rPr>
          <w:rFonts w:ascii="Times New Roman" w:hAnsi="Times New Roman" w:cs="Times New Roman"/>
        </w:rPr>
        <w:t xml:space="preserve"> person. </w:t>
      </w:r>
      <w:r w:rsidR="00980D95">
        <w:rPr>
          <w:rFonts w:ascii="Times New Roman" w:hAnsi="Times New Roman" w:cs="Times New Roman"/>
        </w:rPr>
        <w:t xml:space="preserve">Because HDDS data were only available through 2019, </w:t>
      </w:r>
      <w:r w:rsidR="00655E37">
        <w:rPr>
          <w:rFonts w:ascii="Times New Roman" w:hAnsi="Times New Roman" w:cs="Times New Roman"/>
        </w:rPr>
        <w:t xml:space="preserve">we conducted a sensitivity analysis </w:t>
      </w:r>
      <w:r>
        <w:rPr>
          <w:rFonts w:ascii="Times New Roman" w:hAnsi="Times New Roman" w:cs="Times New Roman"/>
        </w:rPr>
        <w:t xml:space="preserve">restricting </w:t>
      </w:r>
      <w:r w:rsidR="00DD7E45">
        <w:rPr>
          <w:rFonts w:ascii="Times New Roman" w:hAnsi="Times New Roman" w:cs="Times New Roman"/>
        </w:rPr>
        <w:t xml:space="preserve">follow-up </w:t>
      </w:r>
      <w:r w:rsidR="00980D95">
        <w:rPr>
          <w:rFonts w:ascii="Times New Roman" w:hAnsi="Times New Roman" w:cs="Times New Roman"/>
        </w:rPr>
        <w:t>to</w:t>
      </w:r>
      <w:r w:rsidR="00DD7E45">
        <w:rPr>
          <w:rFonts w:ascii="Times New Roman" w:hAnsi="Times New Roman" w:cs="Times New Roman"/>
        </w:rPr>
        <w:t xml:space="preserve"> 2019</w:t>
      </w:r>
      <w:r w:rsidR="00D63837">
        <w:rPr>
          <w:rFonts w:ascii="Times New Roman" w:hAnsi="Times New Roman" w:cs="Times New Roman"/>
        </w:rPr>
        <w:t>.</w:t>
      </w:r>
      <w:r w:rsidR="00960A46">
        <w:rPr>
          <w:rFonts w:ascii="Times New Roman" w:hAnsi="Times New Roman" w:cs="Times New Roman"/>
        </w:rPr>
        <w:t xml:space="preserve"> </w:t>
      </w:r>
    </w:p>
    <w:p w14:paraId="071A8FCC" w14:textId="77777777" w:rsidR="00372D26" w:rsidRPr="00B41348" w:rsidRDefault="00372D26" w:rsidP="00372D26">
      <w:pPr>
        <w:spacing w:line="240" w:lineRule="auto"/>
        <w:contextualSpacing/>
        <w:rPr>
          <w:rFonts w:ascii="Times New Roman" w:hAnsi="Times New Roman" w:cs="Times New Roman"/>
        </w:rPr>
      </w:pPr>
    </w:p>
    <w:p w14:paraId="457E3010" w14:textId="5C268A2E" w:rsidR="00372D26" w:rsidRPr="00B0360B" w:rsidRDefault="00372D26" w:rsidP="00372D26">
      <w:pPr>
        <w:spacing w:line="240" w:lineRule="auto"/>
        <w:contextualSpacing/>
        <w:rPr>
          <w:rFonts w:ascii="Times New Roman" w:hAnsi="Times New Roman" w:cs="Times New Roman"/>
          <w:i/>
          <w:iCs/>
        </w:rPr>
      </w:pPr>
      <w:r w:rsidRPr="00937EA1">
        <w:rPr>
          <w:rFonts w:ascii="Times New Roman" w:hAnsi="Times New Roman" w:cs="Times New Roman"/>
          <w:i/>
          <w:iCs/>
        </w:rPr>
        <w:t>Exposure</w:t>
      </w:r>
    </w:p>
    <w:p w14:paraId="0E0EE990" w14:textId="0F187D8F" w:rsidR="007E0C40" w:rsidRPr="00B41348" w:rsidRDefault="004C5EB0" w:rsidP="00922DD2">
      <w:pPr>
        <w:spacing w:line="240" w:lineRule="auto"/>
        <w:ind w:firstLine="720"/>
        <w:contextualSpacing/>
        <w:rPr>
          <w:rFonts w:ascii="Times New Roman" w:hAnsi="Times New Roman" w:cs="Times New Roman"/>
        </w:rPr>
      </w:pPr>
      <w:r>
        <w:rPr>
          <w:rFonts w:ascii="Times New Roman" w:hAnsi="Times New Roman" w:cs="Times New Roman"/>
        </w:rPr>
        <w:t xml:space="preserve">We used pharmacy claims to </w:t>
      </w:r>
      <w:r w:rsidR="003B181C">
        <w:rPr>
          <w:rFonts w:ascii="Times New Roman" w:hAnsi="Times New Roman" w:cs="Times New Roman"/>
        </w:rPr>
        <w:t xml:space="preserve">calculate </w:t>
      </w:r>
      <w:r w:rsidR="001F482E">
        <w:rPr>
          <w:rFonts w:ascii="Times New Roman" w:hAnsi="Times New Roman" w:cs="Times New Roman"/>
        </w:rPr>
        <w:t xml:space="preserve">each individual’s total days’ supply </w:t>
      </w:r>
      <w:r w:rsidR="003B181C">
        <w:rPr>
          <w:rFonts w:ascii="Times New Roman" w:hAnsi="Times New Roman" w:cs="Times New Roman"/>
        </w:rPr>
        <w:t>of</w:t>
      </w:r>
      <w:r w:rsidR="006500D1">
        <w:rPr>
          <w:rFonts w:ascii="Times New Roman" w:hAnsi="Times New Roman" w:cs="Times New Roman"/>
        </w:rPr>
        <w:t xml:space="preserve"> </w:t>
      </w:r>
      <w:r w:rsidR="00121AA5" w:rsidRPr="00B41348">
        <w:rPr>
          <w:rFonts w:ascii="Times New Roman" w:hAnsi="Times New Roman" w:cs="Times New Roman"/>
        </w:rPr>
        <w:t xml:space="preserve">non-overlapping </w:t>
      </w:r>
      <w:r w:rsidR="007E0C40" w:rsidRPr="00B41348">
        <w:rPr>
          <w:rFonts w:ascii="Times New Roman" w:hAnsi="Times New Roman" w:cs="Times New Roman"/>
        </w:rPr>
        <w:t xml:space="preserve">MOUD </w:t>
      </w:r>
      <w:r w:rsidR="003B181C">
        <w:rPr>
          <w:rFonts w:ascii="Times New Roman" w:hAnsi="Times New Roman" w:cs="Times New Roman"/>
        </w:rPr>
        <w:t>(buprenorphine or naltrexone)</w:t>
      </w:r>
      <w:r w:rsidR="007E0C40" w:rsidRPr="00B41348">
        <w:rPr>
          <w:rFonts w:ascii="Times New Roman" w:hAnsi="Times New Roman" w:cs="Times New Roman"/>
        </w:rPr>
        <w:t xml:space="preserve"> from 90 days </w:t>
      </w:r>
      <w:r w:rsidR="003B181C">
        <w:rPr>
          <w:rFonts w:ascii="Times New Roman" w:hAnsi="Times New Roman" w:cs="Times New Roman"/>
        </w:rPr>
        <w:t>before</w:t>
      </w:r>
      <w:r w:rsidR="007E0C40" w:rsidRPr="00B41348">
        <w:rPr>
          <w:rFonts w:ascii="Times New Roman" w:hAnsi="Times New Roman" w:cs="Times New Roman"/>
        </w:rPr>
        <w:t xml:space="preserve"> delivery through 4</w:t>
      </w:r>
      <w:r w:rsidR="00446D25">
        <w:rPr>
          <w:rFonts w:ascii="Times New Roman" w:hAnsi="Times New Roman" w:cs="Times New Roman"/>
        </w:rPr>
        <w:t>1</w:t>
      </w:r>
      <w:r w:rsidR="007E0C40" w:rsidRPr="00B41348">
        <w:rPr>
          <w:rFonts w:ascii="Times New Roman" w:hAnsi="Times New Roman" w:cs="Times New Roman"/>
        </w:rPr>
        <w:t xml:space="preserve"> days postpartum. </w:t>
      </w:r>
      <w:r w:rsidR="009C736B">
        <w:rPr>
          <w:rFonts w:ascii="Times New Roman" w:hAnsi="Times New Roman" w:cs="Times New Roman"/>
        </w:rPr>
        <w:t xml:space="preserve">For example, if </w:t>
      </w:r>
      <w:r w:rsidR="00F66E98">
        <w:rPr>
          <w:rFonts w:ascii="Times New Roman" w:hAnsi="Times New Roman" w:cs="Times New Roman"/>
        </w:rPr>
        <w:t xml:space="preserve">an individual </w:t>
      </w:r>
      <w:r w:rsidR="009C736B">
        <w:rPr>
          <w:rFonts w:ascii="Times New Roman" w:hAnsi="Times New Roman" w:cs="Times New Roman"/>
        </w:rPr>
        <w:t xml:space="preserve">received a 15-day supply of MOUD </w:t>
      </w:r>
      <w:r w:rsidR="00F66E98">
        <w:rPr>
          <w:rFonts w:ascii="Times New Roman" w:hAnsi="Times New Roman" w:cs="Times New Roman"/>
        </w:rPr>
        <w:t>followed by</w:t>
      </w:r>
      <w:r w:rsidR="009C736B">
        <w:rPr>
          <w:rFonts w:ascii="Times New Roman" w:hAnsi="Times New Roman" w:cs="Times New Roman"/>
        </w:rPr>
        <w:t xml:space="preserve"> another 15-day supply the following day, </w:t>
      </w:r>
      <w:r w:rsidR="00F66E98">
        <w:rPr>
          <w:rFonts w:ascii="Times New Roman" w:hAnsi="Times New Roman" w:cs="Times New Roman"/>
        </w:rPr>
        <w:t>we counted</w:t>
      </w:r>
      <w:r w:rsidR="009C736B">
        <w:rPr>
          <w:rFonts w:ascii="Times New Roman" w:hAnsi="Times New Roman" w:cs="Times New Roman"/>
        </w:rPr>
        <w:t xml:space="preserve"> 16 distinct days </w:t>
      </w:r>
      <w:r w:rsidR="00F66E98">
        <w:rPr>
          <w:rFonts w:ascii="Times New Roman" w:hAnsi="Times New Roman" w:cs="Times New Roman"/>
        </w:rPr>
        <w:t>of coverage</w:t>
      </w:r>
      <w:r w:rsidR="009C736B">
        <w:rPr>
          <w:rFonts w:ascii="Times New Roman" w:hAnsi="Times New Roman" w:cs="Times New Roman"/>
        </w:rPr>
        <w:t xml:space="preserve"> to avoid inflating the total days</w:t>
      </w:r>
      <w:r w:rsidR="00C433AF">
        <w:rPr>
          <w:rFonts w:ascii="Times New Roman" w:hAnsi="Times New Roman" w:cs="Times New Roman"/>
        </w:rPr>
        <w:t xml:space="preserve">’ supply </w:t>
      </w:r>
      <w:r w:rsidR="009C736B">
        <w:rPr>
          <w:rFonts w:ascii="Times New Roman" w:hAnsi="Times New Roman" w:cs="Times New Roman"/>
        </w:rPr>
        <w:t>and to maintain a conservative estimate. A n</w:t>
      </w:r>
      <w:r w:rsidR="00E72191">
        <w:rPr>
          <w:rFonts w:ascii="Times New Roman" w:hAnsi="Times New Roman" w:cs="Times New Roman"/>
        </w:rPr>
        <w:t xml:space="preserve">umeric example </w:t>
      </w:r>
      <w:r w:rsidR="00922DD2">
        <w:rPr>
          <w:rFonts w:ascii="Times New Roman" w:hAnsi="Times New Roman" w:cs="Times New Roman"/>
        </w:rPr>
        <w:t xml:space="preserve">illustrating </w:t>
      </w:r>
      <w:r w:rsidR="00E72191">
        <w:rPr>
          <w:rFonts w:ascii="Times New Roman" w:hAnsi="Times New Roman" w:cs="Times New Roman"/>
        </w:rPr>
        <w:t>th</w:t>
      </w:r>
      <w:r w:rsidR="009C736B">
        <w:rPr>
          <w:rFonts w:ascii="Times New Roman" w:hAnsi="Times New Roman" w:cs="Times New Roman"/>
        </w:rPr>
        <w:t>is</w:t>
      </w:r>
      <w:r w:rsidR="00E72191">
        <w:rPr>
          <w:rFonts w:ascii="Times New Roman" w:hAnsi="Times New Roman" w:cs="Times New Roman"/>
        </w:rPr>
        <w:t xml:space="preserve"> method </w:t>
      </w:r>
      <w:r w:rsidR="00922DD2">
        <w:rPr>
          <w:rFonts w:ascii="Times New Roman" w:hAnsi="Times New Roman" w:cs="Times New Roman"/>
        </w:rPr>
        <w:t xml:space="preserve">is provided </w:t>
      </w:r>
      <w:r w:rsidR="00815E2D">
        <w:rPr>
          <w:rFonts w:ascii="Times New Roman" w:hAnsi="Times New Roman" w:cs="Times New Roman"/>
        </w:rPr>
        <w:t>in Supplemental Figure 1</w:t>
      </w:r>
      <w:r w:rsidR="00E72191">
        <w:rPr>
          <w:rFonts w:ascii="Times New Roman" w:hAnsi="Times New Roman" w:cs="Times New Roman"/>
        </w:rPr>
        <w:t xml:space="preserve">. </w:t>
      </w:r>
    </w:p>
    <w:p w14:paraId="246F89D8" w14:textId="77777777" w:rsidR="00372D26" w:rsidRPr="00B41348" w:rsidRDefault="00372D26" w:rsidP="00372D26">
      <w:pPr>
        <w:spacing w:line="240" w:lineRule="auto"/>
        <w:contextualSpacing/>
        <w:rPr>
          <w:rFonts w:ascii="Times New Roman" w:hAnsi="Times New Roman" w:cs="Times New Roman"/>
          <w:b/>
          <w:bCs/>
        </w:rPr>
      </w:pPr>
    </w:p>
    <w:p w14:paraId="587FB48C" w14:textId="56ADBAC2" w:rsidR="00372D26" w:rsidRPr="00B0360B" w:rsidRDefault="00372D26" w:rsidP="00372D26">
      <w:pPr>
        <w:spacing w:line="240" w:lineRule="auto"/>
        <w:contextualSpacing/>
        <w:rPr>
          <w:rFonts w:ascii="Times New Roman" w:hAnsi="Times New Roman" w:cs="Times New Roman"/>
          <w:i/>
          <w:iCs/>
        </w:rPr>
      </w:pPr>
      <w:r w:rsidRPr="00744E99">
        <w:rPr>
          <w:rFonts w:ascii="Times New Roman" w:hAnsi="Times New Roman" w:cs="Times New Roman"/>
          <w:i/>
          <w:iCs/>
        </w:rPr>
        <w:t>Covariates</w:t>
      </w:r>
    </w:p>
    <w:p w14:paraId="43BC47D0" w14:textId="09E8A3C6" w:rsidR="007E0C40" w:rsidRPr="00B41348" w:rsidRDefault="007E0C40" w:rsidP="00922DD2">
      <w:pPr>
        <w:spacing w:line="240" w:lineRule="auto"/>
        <w:ind w:firstLine="720"/>
        <w:contextualSpacing/>
        <w:rPr>
          <w:rFonts w:ascii="Times New Roman" w:hAnsi="Times New Roman" w:cs="Times New Roman"/>
        </w:rPr>
      </w:pPr>
      <w:r w:rsidRPr="00B41348">
        <w:rPr>
          <w:rFonts w:ascii="Times New Roman" w:hAnsi="Times New Roman" w:cs="Times New Roman"/>
        </w:rPr>
        <w:t xml:space="preserve">We </w:t>
      </w:r>
      <w:r w:rsidR="006B7D21">
        <w:rPr>
          <w:rFonts w:ascii="Times New Roman" w:hAnsi="Times New Roman" w:cs="Times New Roman"/>
        </w:rPr>
        <w:t>identified</w:t>
      </w:r>
      <w:r w:rsidR="006B7D21" w:rsidRPr="00B41348">
        <w:rPr>
          <w:rFonts w:ascii="Times New Roman" w:hAnsi="Times New Roman" w:cs="Times New Roman"/>
        </w:rPr>
        <w:t xml:space="preserve"> </w:t>
      </w:r>
      <w:r w:rsidRPr="00B41348">
        <w:rPr>
          <w:rFonts w:ascii="Times New Roman" w:hAnsi="Times New Roman" w:cs="Times New Roman"/>
        </w:rPr>
        <w:t xml:space="preserve">demographic and clinical information </w:t>
      </w:r>
      <w:r w:rsidR="00701FBA">
        <w:rPr>
          <w:rFonts w:ascii="Times New Roman" w:hAnsi="Times New Roman" w:cs="Times New Roman"/>
        </w:rPr>
        <w:t>during the baseline</w:t>
      </w:r>
      <w:r w:rsidRPr="00B41348">
        <w:rPr>
          <w:rFonts w:ascii="Times New Roman" w:hAnsi="Times New Roman" w:cs="Times New Roman"/>
        </w:rPr>
        <w:t xml:space="preserve"> period, </w:t>
      </w:r>
      <w:r w:rsidR="006B7D21">
        <w:rPr>
          <w:rFonts w:ascii="Times New Roman" w:hAnsi="Times New Roman" w:cs="Times New Roman"/>
        </w:rPr>
        <w:t>including</w:t>
      </w:r>
      <w:r w:rsidRPr="00B41348">
        <w:rPr>
          <w:rFonts w:ascii="Times New Roman" w:hAnsi="Times New Roman" w:cs="Times New Roman"/>
        </w:rPr>
        <w:t xml:space="preserve">: race/ethnicity, calendar year of delivery, age at delivery, </w:t>
      </w:r>
      <w:commentRangeStart w:id="8"/>
      <w:r w:rsidRPr="00B41348">
        <w:rPr>
          <w:rFonts w:ascii="Times New Roman" w:hAnsi="Times New Roman" w:cs="Times New Roman"/>
        </w:rPr>
        <w:t>number of gestation weeks</w:t>
      </w:r>
      <w:commentRangeEnd w:id="8"/>
      <w:r w:rsidR="00807FD1" w:rsidRPr="00B41348">
        <w:rPr>
          <w:rStyle w:val="CommentReference"/>
          <w:rFonts w:ascii="Times New Roman" w:hAnsi="Times New Roman" w:cs="Times New Roman"/>
          <w:sz w:val="24"/>
          <w:szCs w:val="24"/>
        </w:rPr>
        <w:commentReference w:id="8"/>
      </w:r>
      <w:r w:rsidRPr="00B41348">
        <w:rPr>
          <w:rFonts w:ascii="Times New Roman" w:hAnsi="Times New Roman" w:cs="Times New Roman"/>
        </w:rPr>
        <w:t>,</w:t>
      </w:r>
      <w:r w:rsidR="00511F3D">
        <w:rPr>
          <w:rFonts w:ascii="Times New Roman" w:hAnsi="Times New Roman" w:cs="Times New Roman"/>
        </w:rPr>
        <w:t xml:space="preserve"> </w:t>
      </w:r>
      <w:r w:rsidRPr="00B41348">
        <w:rPr>
          <w:rFonts w:ascii="Times New Roman" w:hAnsi="Times New Roman" w:cs="Times New Roman"/>
        </w:rPr>
        <w:t xml:space="preserve">route of delivery (Cesarean or vaginal), presence of a pain condition (fibromyalgia, back pain, dental pain, indicator for evidence of </w:t>
      </w:r>
      <w:r w:rsidR="00701FBA">
        <w:rPr>
          <w:rFonts w:ascii="Times New Roman" w:hAnsi="Times New Roman" w:cs="Times New Roman"/>
        </w:rPr>
        <w:t>non-steroidal anti-inflammatory drugs (NSAIDs</w:t>
      </w:r>
      <w:r w:rsidRPr="00B41348">
        <w:rPr>
          <w:rFonts w:ascii="Times New Roman" w:hAnsi="Times New Roman" w:cs="Times New Roman"/>
        </w:rPr>
        <w:t xml:space="preserve">), anxiety or depression, alcohol or other substance use disorder (cannabis, cocaine, sedative, stimulant, hallucinogen, and other psychoactive substance related disorders), </w:t>
      </w:r>
      <w:r w:rsidR="00701FBA">
        <w:rPr>
          <w:rFonts w:ascii="Times New Roman" w:hAnsi="Times New Roman" w:cs="Times New Roman"/>
        </w:rPr>
        <w:t xml:space="preserve">any </w:t>
      </w:r>
      <w:r w:rsidRPr="00B41348">
        <w:rPr>
          <w:rFonts w:ascii="Times New Roman" w:hAnsi="Times New Roman" w:cs="Times New Roman"/>
        </w:rPr>
        <w:t xml:space="preserve">evidence of benzodiazepine or anticonvulsant use, and </w:t>
      </w:r>
      <w:ins w:id="9" w:author="Sundermann, Alexandra C" w:date="2026-01-21T16:22:00Z" w16du:dateUtc="2026-01-21T22:22:00Z">
        <w:r w:rsidR="00807FD1">
          <w:rPr>
            <w:rFonts w:ascii="Times New Roman" w:hAnsi="Times New Roman" w:cs="Times New Roman"/>
          </w:rPr>
          <w:t xml:space="preserve">severe </w:t>
        </w:r>
      </w:ins>
      <w:r w:rsidRPr="00B41348">
        <w:rPr>
          <w:rFonts w:ascii="Times New Roman" w:hAnsi="Times New Roman" w:cs="Times New Roman"/>
        </w:rPr>
        <w:t>maternal morbidity defined by the Centers for Disease Control.</w:t>
      </w:r>
      <w:r w:rsidR="0067088C">
        <w:rPr>
          <w:rFonts w:ascii="Times New Roman" w:hAnsi="Times New Roman" w:cs="Times New Roman"/>
        </w:rPr>
        <w:fldChar w:fldCharType="begin"/>
      </w:r>
      <w:r w:rsidR="000A7B44">
        <w:rPr>
          <w:rFonts w:ascii="Times New Roman" w:hAnsi="Times New Roman" w:cs="Times New Roman"/>
        </w:rPr>
        <w:instrText xml:space="preserve"> ADDIN ZOTERO_ITEM CSL_CITATION {"citationID":"bcypbL06","properties":{"formattedCitation":"\\super 17\\nosupersub{}","plainCitation":"17","noteIndex":0},"citationItems":[{"id":298,"uris":["http://zotero.org/users/13068822/items/HWAVCUGW"],"itemData":{"id":298,"type":"webpage","container-title":"Centers for Disease Control and Prevention","title":"Identifying Severe Maternal Morbidity (SMM)","title-short":"CDC","URL":"https://www.cdc.gov/maternal-infant-health/php/severe-maternal-morbidity/icd.html","issued":{"date-parts":[["2024",5,15]]}}}],"schema":"https://github.com/citation-style-language/schema/raw/master/csl-citation.json"} </w:instrText>
      </w:r>
      <w:r w:rsidR="0067088C">
        <w:rPr>
          <w:rFonts w:ascii="Times New Roman" w:hAnsi="Times New Roman" w:cs="Times New Roman"/>
        </w:rPr>
        <w:fldChar w:fldCharType="separate"/>
      </w:r>
      <w:r w:rsidR="000A7B44" w:rsidRPr="000A7B44">
        <w:rPr>
          <w:rFonts w:ascii="Times New Roman" w:hAnsi="Times New Roman" w:cs="Times New Roman"/>
          <w:kern w:val="0"/>
          <w:vertAlign w:val="superscript"/>
        </w:rPr>
        <w:t>17</w:t>
      </w:r>
      <w:r w:rsidR="0067088C">
        <w:rPr>
          <w:rFonts w:ascii="Times New Roman" w:hAnsi="Times New Roman" w:cs="Times New Roman"/>
        </w:rPr>
        <w:fldChar w:fldCharType="end"/>
      </w:r>
      <w:r w:rsidRPr="00B41348">
        <w:rPr>
          <w:rFonts w:ascii="Times New Roman" w:hAnsi="Times New Roman" w:cs="Times New Roman"/>
        </w:rPr>
        <w:t xml:space="preserve"> We obtained diagnoses using ICD-9 and ICD-10 codes and evidence from prescription fills from pharmacy claims</w:t>
      </w:r>
      <w:r w:rsidR="00664C42">
        <w:rPr>
          <w:rFonts w:ascii="Times New Roman" w:hAnsi="Times New Roman" w:cs="Times New Roman"/>
        </w:rPr>
        <w:t xml:space="preserve"> (</w:t>
      </w:r>
      <w:r w:rsidR="00782F71">
        <w:rPr>
          <w:rFonts w:ascii="Times New Roman" w:hAnsi="Times New Roman" w:cs="Times New Roman"/>
        </w:rPr>
        <w:t>S</w:t>
      </w:r>
      <w:r w:rsidR="00664C42">
        <w:rPr>
          <w:rFonts w:ascii="Times New Roman" w:hAnsi="Times New Roman" w:cs="Times New Roman"/>
        </w:rPr>
        <w:t>upplement)</w:t>
      </w:r>
      <w:r w:rsidRPr="00B41348">
        <w:rPr>
          <w:rFonts w:ascii="Times New Roman" w:hAnsi="Times New Roman" w:cs="Times New Roman"/>
        </w:rPr>
        <w:t xml:space="preserve">. We described the average daily dose of MOUD in the entire exposure period, </w:t>
      </w:r>
      <w:r w:rsidR="00121AA5" w:rsidRPr="00B41348">
        <w:rPr>
          <w:rFonts w:ascii="Times New Roman" w:hAnsi="Times New Roman" w:cs="Times New Roman"/>
        </w:rPr>
        <w:t>and</w:t>
      </w:r>
      <w:r w:rsidRPr="00B41348">
        <w:rPr>
          <w:rFonts w:ascii="Times New Roman" w:hAnsi="Times New Roman" w:cs="Times New Roman"/>
        </w:rPr>
        <w:t xml:space="preserve"> </w:t>
      </w:r>
      <w:r w:rsidR="00951FA9">
        <w:rPr>
          <w:rFonts w:ascii="Times New Roman" w:hAnsi="Times New Roman" w:cs="Times New Roman"/>
        </w:rPr>
        <w:t>in</w:t>
      </w:r>
      <w:r w:rsidRPr="00B41348">
        <w:rPr>
          <w:rFonts w:ascii="Times New Roman" w:hAnsi="Times New Roman" w:cs="Times New Roman"/>
        </w:rPr>
        <w:t xml:space="preserve"> </w:t>
      </w:r>
      <w:r w:rsidR="00951FA9">
        <w:rPr>
          <w:rFonts w:ascii="Times New Roman" w:hAnsi="Times New Roman" w:cs="Times New Roman"/>
        </w:rPr>
        <w:t xml:space="preserve">the </w:t>
      </w:r>
      <w:r w:rsidRPr="00B41348">
        <w:rPr>
          <w:rFonts w:ascii="Times New Roman" w:hAnsi="Times New Roman" w:cs="Times New Roman"/>
        </w:rPr>
        <w:t>pre</w:t>
      </w:r>
      <w:r w:rsidR="00951FA9">
        <w:rPr>
          <w:rFonts w:ascii="Times New Roman" w:hAnsi="Times New Roman" w:cs="Times New Roman"/>
        </w:rPr>
        <w:t>-</w:t>
      </w:r>
      <w:r w:rsidRPr="00B41348">
        <w:rPr>
          <w:rFonts w:ascii="Times New Roman" w:hAnsi="Times New Roman" w:cs="Times New Roman"/>
        </w:rPr>
        <w:t xml:space="preserve"> and postpartum periods</w:t>
      </w:r>
      <w:r w:rsidR="00922DD2">
        <w:rPr>
          <w:rFonts w:ascii="Times New Roman" w:hAnsi="Times New Roman" w:cs="Times New Roman"/>
        </w:rPr>
        <w:t>. F</w:t>
      </w:r>
      <w:r w:rsidR="007218F4">
        <w:rPr>
          <w:rFonts w:ascii="Times New Roman" w:hAnsi="Times New Roman" w:cs="Times New Roman"/>
        </w:rPr>
        <w:t>or each prescription</w:t>
      </w:r>
      <w:r w:rsidR="00922DD2">
        <w:rPr>
          <w:rFonts w:ascii="Times New Roman" w:hAnsi="Times New Roman" w:cs="Times New Roman"/>
        </w:rPr>
        <w:t>, this was calculated</w:t>
      </w:r>
      <w:r w:rsidR="007218F4">
        <w:rPr>
          <w:rFonts w:ascii="Times New Roman" w:hAnsi="Times New Roman" w:cs="Times New Roman"/>
        </w:rPr>
        <w:t xml:space="preserve"> </w:t>
      </w:r>
      <w:r w:rsidR="003C7B1B">
        <w:rPr>
          <w:rFonts w:ascii="Times New Roman" w:hAnsi="Times New Roman" w:cs="Times New Roman"/>
        </w:rPr>
        <w:t>as the product of the quantity dispensed and the strength per unit divided by the total days’ supply</w:t>
      </w:r>
      <w:r w:rsidR="00FF5C52">
        <w:rPr>
          <w:rFonts w:ascii="Times New Roman" w:hAnsi="Times New Roman" w:cs="Times New Roman"/>
        </w:rPr>
        <w:t>.</w:t>
      </w:r>
    </w:p>
    <w:p w14:paraId="494B58A4" w14:textId="77777777" w:rsidR="00372D26" w:rsidRPr="00B41348" w:rsidRDefault="00372D26" w:rsidP="00372D26">
      <w:pPr>
        <w:spacing w:line="240" w:lineRule="auto"/>
        <w:contextualSpacing/>
        <w:rPr>
          <w:rFonts w:ascii="Times New Roman" w:hAnsi="Times New Roman" w:cs="Times New Roman"/>
          <w:b/>
          <w:bCs/>
        </w:rPr>
      </w:pPr>
    </w:p>
    <w:p w14:paraId="59B5EF09" w14:textId="58F5F2BF" w:rsidR="00372D26" w:rsidRPr="00B41348" w:rsidRDefault="00372D26" w:rsidP="00372D26">
      <w:pPr>
        <w:spacing w:line="240" w:lineRule="auto"/>
        <w:contextualSpacing/>
        <w:rPr>
          <w:rFonts w:ascii="Times New Roman" w:hAnsi="Times New Roman" w:cs="Times New Roman"/>
          <w:b/>
          <w:bCs/>
        </w:rPr>
      </w:pPr>
      <w:r w:rsidRPr="00B41348">
        <w:rPr>
          <w:rFonts w:ascii="Times New Roman" w:hAnsi="Times New Roman" w:cs="Times New Roman"/>
          <w:b/>
          <w:bCs/>
        </w:rPr>
        <w:t>Statistical Analysis</w:t>
      </w:r>
    </w:p>
    <w:p w14:paraId="66E8633A" w14:textId="5E449444" w:rsidR="007E0C40" w:rsidRPr="00B41348" w:rsidRDefault="00B41348" w:rsidP="00922DD2">
      <w:pPr>
        <w:spacing w:line="240" w:lineRule="auto"/>
        <w:ind w:firstLine="720"/>
        <w:contextualSpacing/>
        <w:rPr>
          <w:rFonts w:ascii="Times New Roman" w:hAnsi="Times New Roman" w:cs="Times New Roman"/>
        </w:rPr>
      </w:pPr>
      <w:r w:rsidRPr="00B41348">
        <w:rPr>
          <w:rFonts w:ascii="Times New Roman" w:hAnsi="Times New Roman" w:cs="Times New Roman"/>
        </w:rPr>
        <w:t xml:space="preserve">We computed descriptive statistics using frequencies (proportions) and medians (interquartile ranges) as appropriate. </w:t>
      </w:r>
      <w:r w:rsidR="00BB5FAE">
        <w:rPr>
          <w:rFonts w:ascii="Times New Roman" w:hAnsi="Times New Roman" w:cs="Times New Roman"/>
        </w:rPr>
        <w:t>Our primary analysis examined</w:t>
      </w:r>
      <w:r w:rsidR="007E0C40" w:rsidRPr="00B41348">
        <w:rPr>
          <w:rFonts w:ascii="Times New Roman" w:hAnsi="Times New Roman" w:cs="Times New Roman"/>
        </w:rPr>
        <w:t xml:space="preserve"> the association between the number of </w:t>
      </w:r>
      <w:r w:rsidR="00121AA5" w:rsidRPr="00B41348">
        <w:rPr>
          <w:rFonts w:ascii="Times New Roman" w:hAnsi="Times New Roman" w:cs="Times New Roman"/>
        </w:rPr>
        <w:t>days’</w:t>
      </w:r>
      <w:r w:rsidR="007E0C40" w:rsidRPr="00B41348">
        <w:rPr>
          <w:rFonts w:ascii="Times New Roman" w:hAnsi="Times New Roman" w:cs="Times New Roman"/>
        </w:rPr>
        <w:t xml:space="preserve"> supply of MOUD and the risk of death or overdose up to 1-year postpartum</w:t>
      </w:r>
      <w:r w:rsidR="004C1106">
        <w:rPr>
          <w:rFonts w:ascii="Times New Roman" w:hAnsi="Times New Roman" w:cs="Times New Roman"/>
        </w:rPr>
        <w:t xml:space="preserve"> for deliveries that occurred between 2007-2020</w:t>
      </w:r>
      <w:r w:rsidR="00980D95">
        <w:rPr>
          <w:rFonts w:ascii="Times New Roman" w:hAnsi="Times New Roman" w:cs="Times New Roman"/>
        </w:rPr>
        <w:t>, with follow-up extending into 2021.</w:t>
      </w:r>
      <w:r w:rsidR="004C1106">
        <w:rPr>
          <w:rFonts w:ascii="Times New Roman" w:hAnsi="Times New Roman" w:cs="Times New Roman"/>
        </w:rPr>
        <w:t xml:space="preserve"> </w:t>
      </w:r>
      <w:r w:rsidR="00E14FDA">
        <w:rPr>
          <w:rFonts w:ascii="Times New Roman" w:hAnsi="Times New Roman" w:cs="Times New Roman"/>
        </w:rPr>
        <w:t xml:space="preserve">We included a </w:t>
      </w:r>
      <w:r w:rsidR="004C1106">
        <w:rPr>
          <w:rFonts w:ascii="Times New Roman" w:hAnsi="Times New Roman" w:cs="Times New Roman"/>
        </w:rPr>
        <w:t xml:space="preserve">secondary analysis </w:t>
      </w:r>
      <w:r w:rsidR="00DA6905">
        <w:rPr>
          <w:rFonts w:ascii="Times New Roman" w:hAnsi="Times New Roman" w:cs="Times New Roman"/>
        </w:rPr>
        <w:t>examining the timing of MOUD receipt (</w:t>
      </w:r>
      <w:r w:rsidR="00FF5C52">
        <w:rPr>
          <w:rFonts w:ascii="Times New Roman" w:hAnsi="Times New Roman" w:cs="Times New Roman"/>
        </w:rPr>
        <w:t>during pregnancy</w:t>
      </w:r>
      <w:r w:rsidR="00DA6905">
        <w:rPr>
          <w:rFonts w:ascii="Times New Roman" w:hAnsi="Times New Roman" w:cs="Times New Roman"/>
        </w:rPr>
        <w:t xml:space="preserve">, postpartum, or both periods). </w:t>
      </w:r>
      <w:r w:rsidR="004C1106">
        <w:rPr>
          <w:rFonts w:ascii="Times New Roman" w:hAnsi="Times New Roman" w:cs="Times New Roman"/>
        </w:rPr>
        <w:t>For both analyses, w</w:t>
      </w:r>
      <w:r w:rsidR="000B4353">
        <w:rPr>
          <w:rFonts w:ascii="Times New Roman" w:hAnsi="Times New Roman" w:cs="Times New Roman"/>
        </w:rPr>
        <w:t>e first used a Kaplan-Meier estimator to compute the unadjusted survival probability of the cohort.</w:t>
      </w:r>
      <w:r w:rsidR="007E0C40" w:rsidRPr="00B41348">
        <w:rPr>
          <w:rFonts w:ascii="Times New Roman" w:hAnsi="Times New Roman" w:cs="Times New Roman"/>
        </w:rPr>
        <w:t xml:space="preserve"> </w:t>
      </w:r>
      <w:r w:rsidR="000B4353">
        <w:rPr>
          <w:rFonts w:ascii="Times New Roman" w:hAnsi="Times New Roman" w:cs="Times New Roman"/>
        </w:rPr>
        <w:t>We then</w:t>
      </w:r>
      <w:r w:rsidR="007E0C40" w:rsidRPr="00B41348">
        <w:rPr>
          <w:rFonts w:ascii="Times New Roman" w:hAnsi="Times New Roman" w:cs="Times New Roman"/>
        </w:rPr>
        <w:t xml:space="preserve"> used </w:t>
      </w:r>
      <w:r w:rsidR="004C1106">
        <w:rPr>
          <w:rFonts w:ascii="Times New Roman" w:hAnsi="Times New Roman" w:cs="Times New Roman"/>
        </w:rPr>
        <w:t>Cox Proportional Hazards models to obtain</w:t>
      </w:r>
      <w:r w:rsidR="00B841D7">
        <w:rPr>
          <w:rFonts w:ascii="Times New Roman" w:hAnsi="Times New Roman" w:cs="Times New Roman"/>
        </w:rPr>
        <w:t xml:space="preserve"> </w:t>
      </w:r>
      <w:r w:rsidR="004C1106">
        <w:rPr>
          <w:rFonts w:ascii="Times New Roman" w:hAnsi="Times New Roman" w:cs="Times New Roman"/>
        </w:rPr>
        <w:t>univariate and multivariable hazard ratios</w:t>
      </w:r>
      <w:r w:rsidR="000B4353">
        <w:rPr>
          <w:rFonts w:ascii="Times New Roman" w:hAnsi="Times New Roman" w:cs="Times New Roman"/>
        </w:rPr>
        <w:t xml:space="preserve"> </w:t>
      </w:r>
      <w:r w:rsidR="00A7220B">
        <w:rPr>
          <w:rFonts w:ascii="Times New Roman" w:hAnsi="Times New Roman" w:cs="Times New Roman"/>
        </w:rPr>
        <w:t xml:space="preserve">with 95% confidence intervals </w:t>
      </w:r>
      <w:r w:rsidR="000B4353">
        <w:rPr>
          <w:rFonts w:ascii="Times New Roman" w:hAnsi="Times New Roman" w:cs="Times New Roman"/>
        </w:rPr>
        <w:t>to estimate the</w:t>
      </w:r>
      <w:r w:rsidR="004C1106">
        <w:rPr>
          <w:rFonts w:ascii="Times New Roman" w:hAnsi="Times New Roman" w:cs="Times New Roman"/>
        </w:rPr>
        <w:t xml:space="preserve"> </w:t>
      </w:r>
      <w:r w:rsidR="00B841D7">
        <w:rPr>
          <w:rFonts w:ascii="Times New Roman" w:hAnsi="Times New Roman" w:cs="Times New Roman"/>
        </w:rPr>
        <w:lastRenderedPageBreak/>
        <w:t>crude and adjusted</w:t>
      </w:r>
      <w:r w:rsidR="004C1106">
        <w:rPr>
          <w:rFonts w:ascii="Times New Roman" w:hAnsi="Times New Roman" w:cs="Times New Roman"/>
        </w:rPr>
        <w:t xml:space="preserve"> risk </w:t>
      </w:r>
      <w:r w:rsidR="00B841D7">
        <w:rPr>
          <w:rFonts w:ascii="Times New Roman" w:hAnsi="Times New Roman" w:cs="Times New Roman"/>
        </w:rPr>
        <w:t>of the outcome after controlling for covariates, respectively</w:t>
      </w:r>
      <w:r w:rsidR="000B4353">
        <w:rPr>
          <w:rFonts w:ascii="Times New Roman" w:hAnsi="Times New Roman" w:cs="Times New Roman"/>
        </w:rPr>
        <w:t xml:space="preserve">. </w:t>
      </w:r>
      <w:r w:rsidR="004C1106">
        <w:rPr>
          <w:rFonts w:ascii="Times New Roman" w:hAnsi="Times New Roman" w:cs="Times New Roman"/>
        </w:rPr>
        <w:t xml:space="preserve">We fit robust standard errors clustered at the individual level to account for multiple pregnancies within the same individual over time. </w:t>
      </w:r>
      <w:r w:rsidR="004A2174">
        <w:rPr>
          <w:rFonts w:ascii="Times New Roman" w:hAnsi="Times New Roman" w:cs="Times New Roman"/>
        </w:rPr>
        <w:t xml:space="preserve">All analyses were conducted using R version 4.5.0 (R Foundation for Statistical Computing). </w:t>
      </w:r>
    </w:p>
    <w:p w14:paraId="1F73909E" w14:textId="77777777" w:rsidR="00372D26" w:rsidRPr="00B41348" w:rsidRDefault="00372D26" w:rsidP="00372D26">
      <w:pPr>
        <w:spacing w:line="240" w:lineRule="auto"/>
        <w:contextualSpacing/>
        <w:rPr>
          <w:rFonts w:ascii="Times New Roman" w:hAnsi="Times New Roman" w:cs="Times New Roman"/>
        </w:rPr>
      </w:pPr>
    </w:p>
    <w:p w14:paraId="2F534C2B" w14:textId="343B9765" w:rsidR="007E0C40" w:rsidRPr="00B41348" w:rsidRDefault="007E0C40" w:rsidP="00372D26">
      <w:pPr>
        <w:spacing w:line="240" w:lineRule="auto"/>
        <w:contextualSpacing/>
        <w:rPr>
          <w:rFonts w:ascii="Times New Roman" w:hAnsi="Times New Roman" w:cs="Times New Roman"/>
          <w:b/>
          <w:bCs/>
        </w:rPr>
      </w:pPr>
      <w:r w:rsidRPr="00B41348">
        <w:rPr>
          <w:rFonts w:ascii="Times New Roman" w:hAnsi="Times New Roman" w:cs="Times New Roman"/>
          <w:b/>
          <w:bCs/>
        </w:rPr>
        <w:t>Sensitivity Analysis</w:t>
      </w:r>
    </w:p>
    <w:p w14:paraId="2755A79B" w14:textId="1FEE8F98" w:rsidR="007E0C40" w:rsidRPr="00B41348" w:rsidRDefault="00121AA5" w:rsidP="001B65B3">
      <w:pPr>
        <w:spacing w:line="240" w:lineRule="auto"/>
        <w:ind w:firstLine="720"/>
        <w:contextualSpacing/>
        <w:rPr>
          <w:rFonts w:ascii="Times New Roman" w:hAnsi="Times New Roman" w:cs="Times New Roman"/>
        </w:rPr>
      </w:pPr>
      <w:r w:rsidRPr="00B41348">
        <w:rPr>
          <w:rFonts w:ascii="Times New Roman" w:hAnsi="Times New Roman" w:cs="Times New Roman"/>
        </w:rPr>
        <w:t xml:space="preserve">We </w:t>
      </w:r>
      <w:r w:rsidR="000B4353">
        <w:rPr>
          <w:rFonts w:ascii="Times New Roman" w:hAnsi="Times New Roman" w:cs="Times New Roman"/>
        </w:rPr>
        <w:t xml:space="preserve">performed sensitivity analyses to assess model robustness and improve our understanding of the association between MOUD and death and overdose </w:t>
      </w:r>
      <w:r w:rsidR="00511F3D">
        <w:rPr>
          <w:rFonts w:ascii="Times New Roman" w:hAnsi="Times New Roman" w:cs="Times New Roman"/>
        </w:rPr>
        <w:t>i</w:t>
      </w:r>
      <w:r w:rsidR="000B4353">
        <w:rPr>
          <w:rFonts w:ascii="Times New Roman" w:hAnsi="Times New Roman" w:cs="Times New Roman"/>
        </w:rPr>
        <w:t xml:space="preserve">n this population. </w:t>
      </w:r>
      <w:r w:rsidR="00EC0E6F">
        <w:rPr>
          <w:rFonts w:ascii="Times New Roman" w:hAnsi="Times New Roman" w:cs="Times New Roman"/>
        </w:rPr>
        <w:t>We ran the following sensitivity analyses: (1) excluded naltrexone</w:t>
      </w:r>
      <w:r w:rsidRPr="00B41348">
        <w:rPr>
          <w:rFonts w:ascii="Times New Roman" w:hAnsi="Times New Roman" w:cs="Times New Roman"/>
        </w:rPr>
        <w:t xml:space="preserve"> days’ supply</w:t>
      </w:r>
      <w:r w:rsidR="00EC0E6F">
        <w:rPr>
          <w:rFonts w:ascii="Times New Roman" w:hAnsi="Times New Roman" w:cs="Times New Roman"/>
        </w:rPr>
        <w:t xml:space="preserve"> from the MOUD exposure</w:t>
      </w:r>
      <w:r w:rsidR="000418C1">
        <w:rPr>
          <w:rFonts w:ascii="Times New Roman" w:hAnsi="Times New Roman" w:cs="Times New Roman"/>
        </w:rPr>
        <w:t xml:space="preserve"> to focus on buprenorphine treatment</w:t>
      </w:r>
      <w:r w:rsidR="00EC0E6F">
        <w:rPr>
          <w:rFonts w:ascii="Times New Roman" w:hAnsi="Times New Roman" w:cs="Times New Roman"/>
        </w:rPr>
        <w:t xml:space="preserve">; (2) recalculated total MOUD days’ supply using a </w:t>
      </w:r>
      <w:r w:rsidR="000B4353">
        <w:rPr>
          <w:rFonts w:ascii="Times New Roman" w:hAnsi="Times New Roman" w:cs="Times New Roman"/>
        </w:rPr>
        <w:t>“shift forward”</w:t>
      </w:r>
      <w:r w:rsidR="00EC0E6F">
        <w:rPr>
          <w:rFonts w:ascii="Times New Roman" w:hAnsi="Times New Roman" w:cs="Times New Roman"/>
        </w:rPr>
        <w:t xml:space="preserve"> approach (moving overlapping supply forward to subsequent uncovered days</w:t>
      </w:r>
      <w:r w:rsidR="0077744D">
        <w:rPr>
          <w:rFonts w:ascii="Times New Roman" w:hAnsi="Times New Roman" w:cs="Times New Roman"/>
        </w:rPr>
        <w:t>; example illustrating this method in Supplemental Figure 1</w:t>
      </w:r>
      <w:r w:rsidR="00EC0E6F">
        <w:rPr>
          <w:rFonts w:ascii="Times New Roman" w:hAnsi="Times New Roman" w:cs="Times New Roman"/>
        </w:rPr>
        <w:t>)</w:t>
      </w:r>
      <w:r w:rsidR="00DA6905">
        <w:rPr>
          <w:rFonts w:ascii="Times New Roman" w:hAnsi="Times New Roman" w:cs="Times New Roman"/>
        </w:rPr>
        <w:t>; and (3) limit</w:t>
      </w:r>
      <w:r w:rsidR="00DA1B83">
        <w:rPr>
          <w:rFonts w:ascii="Times New Roman" w:hAnsi="Times New Roman" w:cs="Times New Roman"/>
        </w:rPr>
        <w:t>ed the analysis</w:t>
      </w:r>
      <w:r w:rsidR="00DA6905">
        <w:rPr>
          <w:rFonts w:ascii="Times New Roman" w:hAnsi="Times New Roman" w:cs="Times New Roman"/>
        </w:rPr>
        <w:t xml:space="preserve"> to deliveries between 2007-2018</w:t>
      </w:r>
      <w:r w:rsidR="000418C1">
        <w:rPr>
          <w:rFonts w:ascii="Times New Roman" w:hAnsi="Times New Roman" w:cs="Times New Roman"/>
        </w:rPr>
        <w:t>, with follow-up through 2019, reflecting</w:t>
      </w:r>
      <w:r w:rsidR="00DA6905">
        <w:rPr>
          <w:rFonts w:ascii="Times New Roman" w:hAnsi="Times New Roman" w:cs="Times New Roman"/>
        </w:rPr>
        <w:t xml:space="preserve"> </w:t>
      </w:r>
      <w:r w:rsidR="000418C1">
        <w:rPr>
          <w:rFonts w:ascii="Times New Roman" w:hAnsi="Times New Roman" w:cs="Times New Roman"/>
        </w:rPr>
        <w:t>the availability of</w:t>
      </w:r>
      <w:r w:rsidR="00DA6905">
        <w:rPr>
          <w:rFonts w:ascii="Times New Roman" w:hAnsi="Times New Roman" w:cs="Times New Roman"/>
        </w:rPr>
        <w:t xml:space="preserve"> HDDS data</w:t>
      </w:r>
      <w:r w:rsidR="00156D53">
        <w:rPr>
          <w:rFonts w:ascii="Times New Roman" w:hAnsi="Times New Roman" w:cs="Times New Roman"/>
        </w:rPr>
        <w:t>, which allows</w:t>
      </w:r>
      <w:r w:rsidR="00DA6905">
        <w:rPr>
          <w:rFonts w:ascii="Times New Roman" w:hAnsi="Times New Roman" w:cs="Times New Roman"/>
        </w:rPr>
        <w:t xml:space="preserve"> us </w:t>
      </w:r>
      <w:r w:rsidR="00156D53">
        <w:rPr>
          <w:rFonts w:ascii="Times New Roman" w:hAnsi="Times New Roman" w:cs="Times New Roman"/>
        </w:rPr>
        <w:t xml:space="preserve">to </w:t>
      </w:r>
      <w:r w:rsidR="00DA6905">
        <w:rPr>
          <w:rFonts w:ascii="Times New Roman" w:hAnsi="Times New Roman" w:cs="Times New Roman"/>
        </w:rPr>
        <w:t xml:space="preserve">capture overdoses regardless of any loss of enrollment. After 2019, overdose </w:t>
      </w:r>
      <w:r w:rsidR="00156D53">
        <w:rPr>
          <w:rFonts w:ascii="Times New Roman" w:hAnsi="Times New Roman" w:cs="Times New Roman"/>
        </w:rPr>
        <w:t xml:space="preserve">identification </w:t>
      </w:r>
      <w:r w:rsidR="00DA6905">
        <w:rPr>
          <w:rFonts w:ascii="Times New Roman" w:hAnsi="Times New Roman" w:cs="Times New Roman"/>
        </w:rPr>
        <w:t xml:space="preserve">depended on </w:t>
      </w:r>
      <w:r w:rsidR="008611AD">
        <w:rPr>
          <w:rFonts w:ascii="Times New Roman" w:hAnsi="Times New Roman" w:cs="Times New Roman"/>
        </w:rPr>
        <w:t>TennCare</w:t>
      </w:r>
      <w:r w:rsidR="00156D53">
        <w:rPr>
          <w:rFonts w:ascii="Times New Roman" w:hAnsi="Times New Roman" w:cs="Times New Roman"/>
        </w:rPr>
        <w:t xml:space="preserve"> enrollment</w:t>
      </w:r>
      <w:r w:rsidR="00DA6905">
        <w:rPr>
          <w:rFonts w:ascii="Times New Roman" w:hAnsi="Times New Roman" w:cs="Times New Roman"/>
        </w:rPr>
        <w:t>.</w:t>
      </w:r>
    </w:p>
    <w:p w14:paraId="3FBD9570" w14:textId="77777777" w:rsidR="007E0C40" w:rsidRPr="00B41348" w:rsidRDefault="007E0C40" w:rsidP="00372D26">
      <w:pPr>
        <w:spacing w:line="240" w:lineRule="auto"/>
        <w:contextualSpacing/>
        <w:rPr>
          <w:rFonts w:ascii="Times New Roman" w:hAnsi="Times New Roman" w:cs="Times New Roman"/>
        </w:rPr>
      </w:pPr>
    </w:p>
    <w:p w14:paraId="55741C36" w14:textId="02529B95" w:rsidR="00372D26" w:rsidRDefault="00372D26" w:rsidP="00372D26">
      <w:pPr>
        <w:spacing w:line="240" w:lineRule="auto"/>
        <w:contextualSpacing/>
        <w:rPr>
          <w:rFonts w:ascii="Times New Roman" w:hAnsi="Times New Roman" w:cs="Times New Roman"/>
          <w:b/>
          <w:bCs/>
        </w:rPr>
      </w:pPr>
      <w:r w:rsidRPr="00B41348">
        <w:rPr>
          <w:rFonts w:ascii="Times New Roman" w:hAnsi="Times New Roman" w:cs="Times New Roman"/>
          <w:b/>
          <w:bCs/>
        </w:rPr>
        <w:t>Results</w:t>
      </w:r>
    </w:p>
    <w:p w14:paraId="0AA01D0C" w14:textId="6B90887E" w:rsidR="00B0360B" w:rsidRPr="00B0360B" w:rsidRDefault="00B0360B" w:rsidP="00372D26">
      <w:pPr>
        <w:spacing w:line="240" w:lineRule="auto"/>
        <w:contextualSpacing/>
        <w:rPr>
          <w:rFonts w:ascii="Times New Roman" w:hAnsi="Times New Roman" w:cs="Times New Roman"/>
        </w:rPr>
      </w:pPr>
      <w:r w:rsidRPr="00B0360B">
        <w:rPr>
          <w:rFonts w:ascii="Times New Roman" w:hAnsi="Times New Roman" w:cs="Times New Roman"/>
          <w:i/>
          <w:iCs/>
        </w:rPr>
        <w:t xml:space="preserve">Study </w:t>
      </w:r>
      <w:r w:rsidR="00883080">
        <w:rPr>
          <w:rFonts w:ascii="Times New Roman" w:hAnsi="Times New Roman" w:cs="Times New Roman"/>
          <w:i/>
          <w:iCs/>
        </w:rPr>
        <w:t>p</w:t>
      </w:r>
      <w:r w:rsidRPr="00B0360B">
        <w:rPr>
          <w:rFonts w:ascii="Times New Roman" w:hAnsi="Times New Roman" w:cs="Times New Roman"/>
          <w:i/>
          <w:iCs/>
        </w:rPr>
        <w:t>opulation</w:t>
      </w:r>
    </w:p>
    <w:p w14:paraId="09F56FB1" w14:textId="6A24F518" w:rsidR="00121AA5" w:rsidRPr="00B0360B" w:rsidRDefault="00B0360B" w:rsidP="001C61C9">
      <w:pPr>
        <w:spacing w:line="240" w:lineRule="auto"/>
        <w:ind w:firstLine="720"/>
        <w:contextualSpacing/>
        <w:rPr>
          <w:rFonts w:ascii="Times New Roman" w:hAnsi="Times New Roman" w:cs="Times New Roman"/>
        </w:rPr>
      </w:pPr>
      <w:r>
        <w:rPr>
          <w:rFonts w:ascii="Times New Roman" w:hAnsi="Times New Roman" w:cs="Times New Roman"/>
        </w:rPr>
        <w:t>Our analysis included a cohort of 7,</w:t>
      </w:r>
      <w:r w:rsidR="0041522C">
        <w:rPr>
          <w:rFonts w:ascii="Times New Roman" w:hAnsi="Times New Roman" w:cs="Times New Roman"/>
        </w:rPr>
        <w:t>4</w:t>
      </w:r>
      <w:r w:rsidR="00192396">
        <w:rPr>
          <w:rFonts w:ascii="Times New Roman" w:hAnsi="Times New Roman" w:cs="Times New Roman"/>
        </w:rPr>
        <w:t>72</w:t>
      </w:r>
      <w:r>
        <w:rPr>
          <w:rFonts w:ascii="Times New Roman" w:hAnsi="Times New Roman" w:cs="Times New Roman"/>
        </w:rPr>
        <w:t xml:space="preserve"> pregnancies in 6,</w:t>
      </w:r>
      <w:r w:rsidR="00D03036">
        <w:rPr>
          <w:rFonts w:ascii="Times New Roman" w:hAnsi="Times New Roman" w:cs="Times New Roman"/>
        </w:rPr>
        <w:t>387</w:t>
      </w:r>
      <w:r>
        <w:rPr>
          <w:rFonts w:ascii="Times New Roman" w:hAnsi="Times New Roman" w:cs="Times New Roman"/>
        </w:rPr>
        <w:t xml:space="preserve"> unique individuals. Over 95% of the sample </w:t>
      </w:r>
      <w:r w:rsidR="00201F41">
        <w:rPr>
          <w:rFonts w:ascii="Times New Roman" w:hAnsi="Times New Roman" w:cs="Times New Roman"/>
          <w:kern w:val="0"/>
          <w14:ligatures w14:val="none"/>
        </w:rPr>
        <w:t>was non-Hispanic White</w:t>
      </w:r>
      <w:r w:rsidR="00ED5F36">
        <w:rPr>
          <w:rFonts w:ascii="Times New Roman" w:hAnsi="Times New Roman" w:cs="Times New Roman"/>
          <w:kern w:val="0"/>
          <w14:ligatures w14:val="none"/>
        </w:rPr>
        <w:t xml:space="preserve"> (n=7,130)</w:t>
      </w:r>
      <w:r w:rsidR="00201F41">
        <w:rPr>
          <w:rFonts w:ascii="Times New Roman" w:hAnsi="Times New Roman" w:cs="Times New Roman"/>
          <w:kern w:val="0"/>
          <w14:ligatures w14:val="none"/>
        </w:rPr>
        <w:t>, with a median age of 27 at delivery (IQR: 24-31)</w:t>
      </w:r>
      <w:r w:rsidR="00D03036">
        <w:rPr>
          <w:rFonts w:ascii="Times New Roman" w:hAnsi="Times New Roman" w:cs="Times New Roman"/>
          <w:kern w:val="0"/>
          <w14:ligatures w14:val="none"/>
        </w:rPr>
        <w:t>,</w:t>
      </w:r>
      <w:r w:rsidR="00201F41">
        <w:rPr>
          <w:rFonts w:ascii="Times New Roman" w:hAnsi="Times New Roman" w:cs="Times New Roman"/>
          <w:kern w:val="0"/>
          <w14:ligatures w14:val="none"/>
        </w:rPr>
        <w:t xml:space="preserve"> and a median gestation of 39 weeks</w:t>
      </w:r>
      <w:r>
        <w:rPr>
          <w:rFonts w:ascii="Times New Roman" w:hAnsi="Times New Roman" w:cs="Times New Roman"/>
        </w:rPr>
        <w:t xml:space="preserve"> at delivery (IQR: 37-39). The median calendar year of delivery was 2016 (IQR: 2014-2018), and nearly 65% of the sample had a vaginal delivery</w:t>
      </w:r>
      <w:r w:rsidR="00D03036">
        <w:rPr>
          <w:rFonts w:ascii="Times New Roman" w:hAnsi="Times New Roman" w:cs="Times New Roman"/>
        </w:rPr>
        <w:t xml:space="preserve"> (n=4,857)</w:t>
      </w:r>
      <w:r>
        <w:rPr>
          <w:rFonts w:ascii="Times New Roman" w:hAnsi="Times New Roman" w:cs="Times New Roman"/>
        </w:rPr>
        <w:t xml:space="preserve">. Among the sample, we identified </w:t>
      </w:r>
      <w:r w:rsidR="0041522C">
        <w:rPr>
          <w:rFonts w:ascii="Times New Roman" w:hAnsi="Times New Roman" w:cs="Times New Roman"/>
        </w:rPr>
        <w:t>30</w:t>
      </w:r>
      <w:r>
        <w:rPr>
          <w:rFonts w:ascii="Times New Roman" w:hAnsi="Times New Roman" w:cs="Times New Roman"/>
        </w:rPr>
        <w:t xml:space="preserve"> (0.4</w:t>
      </w:r>
      <w:r w:rsidR="0041522C">
        <w:rPr>
          <w:rFonts w:ascii="Times New Roman" w:hAnsi="Times New Roman" w:cs="Times New Roman"/>
        </w:rPr>
        <w:t>0</w:t>
      </w:r>
      <w:r>
        <w:rPr>
          <w:rFonts w:ascii="Times New Roman" w:hAnsi="Times New Roman" w:cs="Times New Roman"/>
        </w:rPr>
        <w:t xml:space="preserve">%) deaths and </w:t>
      </w:r>
      <w:r w:rsidR="0041522C">
        <w:rPr>
          <w:rFonts w:ascii="Times New Roman" w:hAnsi="Times New Roman" w:cs="Times New Roman"/>
        </w:rPr>
        <w:t>97</w:t>
      </w:r>
      <w:r>
        <w:rPr>
          <w:rFonts w:ascii="Times New Roman" w:hAnsi="Times New Roman" w:cs="Times New Roman"/>
        </w:rPr>
        <w:t xml:space="preserve"> (1.</w:t>
      </w:r>
      <w:r w:rsidR="00D03036">
        <w:rPr>
          <w:rFonts w:ascii="Times New Roman" w:hAnsi="Times New Roman" w:cs="Times New Roman"/>
        </w:rPr>
        <w:t>30</w:t>
      </w:r>
      <w:r>
        <w:rPr>
          <w:rFonts w:ascii="Times New Roman" w:hAnsi="Times New Roman" w:cs="Times New Roman"/>
        </w:rPr>
        <w:t xml:space="preserve">%) </w:t>
      </w:r>
      <w:r w:rsidR="00157A30">
        <w:rPr>
          <w:rFonts w:ascii="Times New Roman" w:hAnsi="Times New Roman" w:cs="Times New Roman"/>
        </w:rPr>
        <w:t>patients with a</w:t>
      </w:r>
      <w:r w:rsidR="00024861">
        <w:rPr>
          <w:rFonts w:ascii="Times New Roman" w:hAnsi="Times New Roman" w:cs="Times New Roman"/>
        </w:rPr>
        <w:t>t least one</w:t>
      </w:r>
      <w:r w:rsidR="00FA6242">
        <w:rPr>
          <w:rFonts w:ascii="Times New Roman" w:hAnsi="Times New Roman" w:cs="Times New Roman"/>
        </w:rPr>
        <w:t xml:space="preserve"> </w:t>
      </w:r>
      <w:r w:rsidR="00EF2BC4">
        <w:rPr>
          <w:rFonts w:ascii="Times New Roman" w:hAnsi="Times New Roman" w:cs="Times New Roman"/>
        </w:rPr>
        <w:t>nonfatal</w:t>
      </w:r>
      <w:r>
        <w:rPr>
          <w:rFonts w:ascii="Times New Roman" w:hAnsi="Times New Roman" w:cs="Times New Roman"/>
        </w:rPr>
        <w:t xml:space="preserve"> overdose</w:t>
      </w:r>
      <w:r w:rsidR="00024861">
        <w:rPr>
          <w:rFonts w:ascii="Times New Roman" w:hAnsi="Times New Roman" w:cs="Times New Roman"/>
        </w:rPr>
        <w:t xml:space="preserve"> in the year postpartum</w:t>
      </w:r>
      <w:r w:rsidR="00594A13">
        <w:rPr>
          <w:rFonts w:ascii="Times New Roman" w:hAnsi="Times New Roman" w:cs="Times New Roman"/>
        </w:rPr>
        <w:t>.</w:t>
      </w:r>
      <w:r w:rsidR="00A37735">
        <w:rPr>
          <w:rFonts w:ascii="Times New Roman" w:hAnsi="Times New Roman" w:cs="Times New Roman"/>
        </w:rPr>
        <w:t xml:space="preserve"> </w:t>
      </w:r>
      <w:r w:rsidR="00594A13">
        <w:rPr>
          <w:rFonts w:ascii="Times New Roman" w:hAnsi="Times New Roman" w:cs="Times New Roman"/>
        </w:rPr>
        <w:t xml:space="preserve">Individuals who experienced an adverse </w:t>
      </w:r>
      <w:r w:rsidR="00034391">
        <w:rPr>
          <w:rFonts w:ascii="Times New Roman" w:hAnsi="Times New Roman" w:cs="Times New Roman"/>
        </w:rPr>
        <w:t xml:space="preserve">postpartum </w:t>
      </w:r>
      <w:r w:rsidR="00594A13">
        <w:rPr>
          <w:rFonts w:ascii="Times New Roman" w:hAnsi="Times New Roman" w:cs="Times New Roman"/>
        </w:rPr>
        <w:t xml:space="preserve">outcome had a </w:t>
      </w:r>
      <w:r w:rsidR="00A37735">
        <w:rPr>
          <w:rFonts w:ascii="Times New Roman" w:hAnsi="Times New Roman" w:cs="Times New Roman"/>
        </w:rPr>
        <w:t xml:space="preserve">median </w:t>
      </w:r>
      <w:r w:rsidR="00594A13">
        <w:rPr>
          <w:rFonts w:ascii="Times New Roman" w:hAnsi="Times New Roman" w:cs="Times New Roman"/>
        </w:rPr>
        <w:t>time-to-event of</w:t>
      </w:r>
      <w:r w:rsidR="00A37735">
        <w:rPr>
          <w:rFonts w:ascii="Times New Roman" w:hAnsi="Times New Roman" w:cs="Times New Roman"/>
        </w:rPr>
        <w:t xml:space="preserve"> 188 days (IQR: 99-261)</w:t>
      </w:r>
      <w:r w:rsidR="00FA6242">
        <w:rPr>
          <w:rFonts w:ascii="Times New Roman" w:hAnsi="Times New Roman" w:cs="Times New Roman"/>
        </w:rPr>
        <w:t xml:space="preserve">; </w:t>
      </w:r>
      <w:r w:rsidR="00594A13">
        <w:rPr>
          <w:rFonts w:ascii="Times New Roman" w:hAnsi="Times New Roman" w:cs="Times New Roman"/>
        </w:rPr>
        <w:t>the median</w:t>
      </w:r>
      <w:r w:rsidR="00A37735">
        <w:rPr>
          <w:rFonts w:ascii="Times New Roman" w:hAnsi="Times New Roman" w:cs="Times New Roman"/>
        </w:rPr>
        <w:t xml:space="preserve"> was 163.5 days (IQR: 59.5-239) for deaths and 208 days (IQR: 111-263)</w:t>
      </w:r>
      <w:r w:rsidR="001C61C9">
        <w:rPr>
          <w:rFonts w:ascii="Times New Roman" w:hAnsi="Times New Roman" w:cs="Times New Roman"/>
        </w:rPr>
        <w:t xml:space="preserve"> for </w:t>
      </w:r>
      <w:r w:rsidR="00EF2BC4">
        <w:rPr>
          <w:rFonts w:ascii="Times New Roman" w:hAnsi="Times New Roman" w:cs="Times New Roman"/>
        </w:rPr>
        <w:t>nonfatal</w:t>
      </w:r>
      <w:r w:rsidR="001C61C9">
        <w:rPr>
          <w:rFonts w:ascii="Times New Roman" w:hAnsi="Times New Roman" w:cs="Times New Roman"/>
        </w:rPr>
        <w:t xml:space="preserve"> overdoses</w:t>
      </w:r>
      <w:r w:rsidR="00594A13">
        <w:rPr>
          <w:rFonts w:ascii="Times New Roman" w:hAnsi="Times New Roman" w:cs="Times New Roman"/>
        </w:rPr>
        <w:t>.</w:t>
      </w:r>
      <w:r w:rsidR="00A37735">
        <w:rPr>
          <w:rFonts w:ascii="Times New Roman" w:hAnsi="Times New Roman" w:cs="Times New Roman"/>
        </w:rPr>
        <w:t xml:space="preserve"> </w:t>
      </w:r>
      <w:r w:rsidR="00594A13">
        <w:rPr>
          <w:rFonts w:ascii="Times New Roman" w:hAnsi="Times New Roman" w:cs="Times New Roman"/>
        </w:rPr>
        <w:t>Overall, t</w:t>
      </w:r>
      <w:r>
        <w:rPr>
          <w:rFonts w:ascii="Times New Roman" w:hAnsi="Times New Roman" w:cs="Times New Roman"/>
        </w:rPr>
        <w:t xml:space="preserve">he median number of days’ supply of MOUD was </w:t>
      </w:r>
      <w:r w:rsidR="00426D7E">
        <w:rPr>
          <w:rFonts w:ascii="Times New Roman" w:hAnsi="Times New Roman" w:cs="Times New Roman"/>
        </w:rPr>
        <w:t>8</w:t>
      </w:r>
      <w:r w:rsidR="00B75F2A">
        <w:rPr>
          <w:rFonts w:ascii="Times New Roman" w:hAnsi="Times New Roman" w:cs="Times New Roman"/>
        </w:rPr>
        <w:t>9</w:t>
      </w:r>
      <w:r>
        <w:rPr>
          <w:rFonts w:ascii="Times New Roman" w:hAnsi="Times New Roman" w:cs="Times New Roman"/>
        </w:rPr>
        <w:t xml:space="preserve"> (IQR: </w:t>
      </w:r>
      <w:r w:rsidR="00426D7E">
        <w:rPr>
          <w:rFonts w:ascii="Times New Roman" w:hAnsi="Times New Roman" w:cs="Times New Roman"/>
        </w:rPr>
        <w:t>4</w:t>
      </w:r>
      <w:r w:rsidR="00B75F2A">
        <w:rPr>
          <w:rFonts w:ascii="Times New Roman" w:hAnsi="Times New Roman" w:cs="Times New Roman"/>
        </w:rPr>
        <w:t>7</w:t>
      </w:r>
      <w:r>
        <w:rPr>
          <w:rFonts w:ascii="Times New Roman" w:hAnsi="Times New Roman" w:cs="Times New Roman"/>
        </w:rPr>
        <w:t>-1</w:t>
      </w:r>
      <w:r w:rsidR="00B75F2A">
        <w:rPr>
          <w:rFonts w:ascii="Times New Roman" w:hAnsi="Times New Roman" w:cs="Times New Roman"/>
        </w:rPr>
        <w:t>12</w:t>
      </w:r>
      <w:r>
        <w:rPr>
          <w:rFonts w:ascii="Times New Roman" w:hAnsi="Times New Roman" w:cs="Times New Roman"/>
        </w:rPr>
        <w:t>)</w:t>
      </w:r>
      <w:r w:rsidR="00BE7747">
        <w:rPr>
          <w:rFonts w:ascii="Times New Roman" w:hAnsi="Times New Roman" w:cs="Times New Roman"/>
        </w:rPr>
        <w:t>,</w:t>
      </w:r>
      <w:r>
        <w:rPr>
          <w:rFonts w:ascii="Times New Roman" w:hAnsi="Times New Roman" w:cs="Times New Roman"/>
        </w:rPr>
        <w:t xml:space="preserve"> and the </w:t>
      </w:r>
      <w:r w:rsidR="00AB0311">
        <w:rPr>
          <w:rFonts w:ascii="Times New Roman" w:hAnsi="Times New Roman" w:cs="Times New Roman"/>
        </w:rPr>
        <w:t xml:space="preserve">median </w:t>
      </w:r>
      <w:r>
        <w:rPr>
          <w:rFonts w:ascii="Times New Roman" w:hAnsi="Times New Roman" w:cs="Times New Roman"/>
        </w:rPr>
        <w:t>average daily dose</w:t>
      </w:r>
      <w:r w:rsidR="00F530C0">
        <w:rPr>
          <w:rFonts w:ascii="Times New Roman" w:hAnsi="Times New Roman" w:cs="Times New Roman"/>
        </w:rPr>
        <w:t xml:space="preserve"> for transmucosal buprenorphine and oral naltrexone formulations</w:t>
      </w:r>
      <w:r>
        <w:rPr>
          <w:rFonts w:ascii="Times New Roman" w:hAnsi="Times New Roman" w:cs="Times New Roman"/>
        </w:rPr>
        <w:t xml:space="preserve"> was </w:t>
      </w:r>
      <w:r w:rsidR="0041522C">
        <w:rPr>
          <w:rFonts w:ascii="Times New Roman" w:hAnsi="Times New Roman" w:cs="Times New Roman"/>
        </w:rPr>
        <w:t>14.0</w:t>
      </w:r>
      <w:r w:rsidR="00426D7E">
        <w:rPr>
          <w:rFonts w:ascii="Times New Roman" w:hAnsi="Times New Roman" w:cs="Times New Roman"/>
        </w:rPr>
        <w:t>9</w:t>
      </w:r>
      <w:r>
        <w:rPr>
          <w:rFonts w:ascii="Times New Roman" w:hAnsi="Times New Roman" w:cs="Times New Roman"/>
        </w:rPr>
        <w:t xml:space="preserve"> mg (IQR: </w:t>
      </w:r>
      <w:r w:rsidR="009D65F9">
        <w:rPr>
          <w:rFonts w:ascii="Times New Roman" w:hAnsi="Times New Roman" w:cs="Times New Roman"/>
        </w:rPr>
        <w:t>9.</w:t>
      </w:r>
      <w:r w:rsidR="00426D7E">
        <w:rPr>
          <w:rFonts w:ascii="Times New Roman" w:hAnsi="Times New Roman" w:cs="Times New Roman"/>
        </w:rPr>
        <w:t>42</w:t>
      </w:r>
      <w:r>
        <w:rPr>
          <w:rFonts w:ascii="Times New Roman" w:hAnsi="Times New Roman" w:cs="Times New Roman"/>
        </w:rPr>
        <w:t>-</w:t>
      </w:r>
      <w:r w:rsidR="009D65F9">
        <w:rPr>
          <w:rFonts w:ascii="Times New Roman" w:hAnsi="Times New Roman" w:cs="Times New Roman"/>
        </w:rPr>
        <w:t>16</w:t>
      </w:r>
      <w:r>
        <w:rPr>
          <w:rFonts w:ascii="Times New Roman" w:hAnsi="Times New Roman" w:cs="Times New Roman"/>
        </w:rPr>
        <w:t>)</w:t>
      </w:r>
      <w:r w:rsidR="003C7B1B">
        <w:rPr>
          <w:rFonts w:ascii="Times New Roman" w:hAnsi="Times New Roman" w:cs="Times New Roman"/>
        </w:rPr>
        <w:t>.</w:t>
      </w:r>
      <w:r w:rsidR="00675E44">
        <w:rPr>
          <w:rFonts w:ascii="Times New Roman" w:hAnsi="Times New Roman" w:cs="Times New Roman"/>
        </w:rPr>
        <w:t xml:space="preserve"> </w:t>
      </w:r>
      <w:r w:rsidR="00AB0311">
        <w:rPr>
          <w:rFonts w:ascii="Times New Roman" w:hAnsi="Times New Roman" w:cs="Times New Roman"/>
        </w:rPr>
        <w:t xml:space="preserve">The median </w:t>
      </w:r>
      <w:r w:rsidR="00D85394">
        <w:rPr>
          <w:rFonts w:ascii="Times New Roman" w:hAnsi="Times New Roman" w:cs="Times New Roman"/>
        </w:rPr>
        <w:t>duration of buprenorphine treatment was</w:t>
      </w:r>
      <w:r w:rsidR="00AB0311">
        <w:rPr>
          <w:rFonts w:ascii="Times New Roman" w:hAnsi="Times New Roman" w:cs="Times New Roman"/>
        </w:rPr>
        <w:t xml:space="preserve"> 9</w:t>
      </w:r>
      <w:r w:rsidR="0041522C">
        <w:rPr>
          <w:rFonts w:ascii="Times New Roman" w:hAnsi="Times New Roman" w:cs="Times New Roman"/>
        </w:rPr>
        <w:t>0</w:t>
      </w:r>
      <w:r w:rsidR="00AB0311">
        <w:rPr>
          <w:rFonts w:ascii="Times New Roman" w:hAnsi="Times New Roman" w:cs="Times New Roman"/>
        </w:rPr>
        <w:t xml:space="preserve"> </w:t>
      </w:r>
      <w:r w:rsidR="00D85394">
        <w:rPr>
          <w:rFonts w:ascii="Times New Roman" w:hAnsi="Times New Roman" w:cs="Times New Roman"/>
        </w:rPr>
        <w:t xml:space="preserve">days </w:t>
      </w:r>
      <w:r w:rsidR="00AB0311">
        <w:rPr>
          <w:rFonts w:ascii="Times New Roman" w:hAnsi="Times New Roman" w:cs="Times New Roman"/>
        </w:rPr>
        <w:t xml:space="preserve">(IQR: </w:t>
      </w:r>
      <w:r w:rsidR="0041522C">
        <w:rPr>
          <w:rFonts w:ascii="Times New Roman" w:hAnsi="Times New Roman" w:cs="Times New Roman"/>
        </w:rPr>
        <w:t>49</w:t>
      </w:r>
      <w:r w:rsidR="00AB0311">
        <w:rPr>
          <w:rFonts w:ascii="Times New Roman" w:hAnsi="Times New Roman" w:cs="Times New Roman"/>
        </w:rPr>
        <w:t>-11</w:t>
      </w:r>
      <w:r w:rsidR="0041522C">
        <w:rPr>
          <w:rFonts w:ascii="Times New Roman" w:hAnsi="Times New Roman" w:cs="Times New Roman"/>
        </w:rPr>
        <w:t>2</w:t>
      </w:r>
      <w:r w:rsidR="00AB0311">
        <w:rPr>
          <w:rFonts w:ascii="Times New Roman" w:hAnsi="Times New Roman" w:cs="Times New Roman"/>
        </w:rPr>
        <w:t>)</w:t>
      </w:r>
      <w:r w:rsidR="00D85394">
        <w:rPr>
          <w:rFonts w:ascii="Times New Roman" w:hAnsi="Times New Roman" w:cs="Times New Roman"/>
        </w:rPr>
        <w:t xml:space="preserve">. Among </w:t>
      </w:r>
      <w:r w:rsidR="005479E4">
        <w:rPr>
          <w:rFonts w:ascii="Times New Roman" w:hAnsi="Times New Roman" w:cs="Times New Roman"/>
        </w:rPr>
        <w:t>individuals</w:t>
      </w:r>
      <w:r w:rsidR="00D85394">
        <w:rPr>
          <w:rFonts w:ascii="Times New Roman" w:hAnsi="Times New Roman" w:cs="Times New Roman"/>
        </w:rPr>
        <w:t xml:space="preserve"> receiving transmucosal buprenorphine, the </w:t>
      </w:r>
      <w:r w:rsidR="00AB0311">
        <w:rPr>
          <w:rFonts w:ascii="Times New Roman" w:hAnsi="Times New Roman" w:cs="Times New Roman"/>
        </w:rPr>
        <w:t xml:space="preserve">median average daily dose was </w:t>
      </w:r>
      <w:r w:rsidR="009D65F9">
        <w:rPr>
          <w:rFonts w:ascii="Times New Roman" w:hAnsi="Times New Roman" w:cs="Times New Roman"/>
        </w:rPr>
        <w:t>13.9</w:t>
      </w:r>
      <w:r w:rsidR="003C7B1B">
        <w:rPr>
          <w:rFonts w:ascii="Times New Roman" w:hAnsi="Times New Roman" w:cs="Times New Roman"/>
        </w:rPr>
        <w:t>8</w:t>
      </w:r>
      <w:r w:rsidR="00AB0311">
        <w:rPr>
          <w:rFonts w:ascii="Times New Roman" w:hAnsi="Times New Roman" w:cs="Times New Roman"/>
        </w:rPr>
        <w:t xml:space="preserve"> (IQR: </w:t>
      </w:r>
      <w:r w:rsidR="009D65F9">
        <w:rPr>
          <w:rFonts w:ascii="Times New Roman" w:hAnsi="Times New Roman" w:cs="Times New Roman"/>
        </w:rPr>
        <w:t>9.13</w:t>
      </w:r>
      <w:r w:rsidR="00AB0311">
        <w:rPr>
          <w:rFonts w:ascii="Times New Roman" w:hAnsi="Times New Roman" w:cs="Times New Roman"/>
        </w:rPr>
        <w:t>-</w:t>
      </w:r>
      <w:r w:rsidR="009D65F9">
        <w:rPr>
          <w:rFonts w:ascii="Times New Roman" w:hAnsi="Times New Roman" w:cs="Times New Roman"/>
        </w:rPr>
        <w:t>16</w:t>
      </w:r>
      <w:r w:rsidR="00AB0311">
        <w:rPr>
          <w:rFonts w:ascii="Times New Roman" w:hAnsi="Times New Roman" w:cs="Times New Roman"/>
        </w:rPr>
        <w:t xml:space="preserve">). </w:t>
      </w:r>
      <w:r w:rsidR="003234F2">
        <w:rPr>
          <w:rFonts w:ascii="Times New Roman" w:hAnsi="Times New Roman" w:cs="Times New Roman"/>
        </w:rPr>
        <w:t xml:space="preserve">The days’ supply of MOUD ranged from 1 to 132 days </w:t>
      </w:r>
      <w:r w:rsidR="00D85394">
        <w:rPr>
          <w:rFonts w:ascii="Times New Roman" w:hAnsi="Times New Roman" w:cs="Times New Roman"/>
        </w:rPr>
        <w:t>in</w:t>
      </w:r>
      <w:r w:rsidR="003234F2">
        <w:rPr>
          <w:rFonts w:ascii="Times New Roman" w:hAnsi="Times New Roman" w:cs="Times New Roman"/>
        </w:rPr>
        <w:t xml:space="preserve"> both </w:t>
      </w:r>
      <w:r w:rsidR="00D85394">
        <w:rPr>
          <w:rFonts w:ascii="Times New Roman" w:hAnsi="Times New Roman" w:cs="Times New Roman"/>
        </w:rPr>
        <w:t xml:space="preserve">the </w:t>
      </w:r>
      <w:r w:rsidR="003234F2">
        <w:rPr>
          <w:rFonts w:ascii="Times New Roman" w:hAnsi="Times New Roman" w:cs="Times New Roman"/>
        </w:rPr>
        <w:t>buprenorphine</w:t>
      </w:r>
      <w:r w:rsidR="00D85394">
        <w:rPr>
          <w:rFonts w:ascii="Times New Roman" w:hAnsi="Times New Roman" w:cs="Times New Roman"/>
        </w:rPr>
        <w:t>-only group and the combined buprenorphine</w:t>
      </w:r>
      <w:r w:rsidR="003234F2">
        <w:rPr>
          <w:rFonts w:ascii="Times New Roman" w:hAnsi="Times New Roman" w:cs="Times New Roman"/>
        </w:rPr>
        <w:t xml:space="preserve"> and naltrexone group. </w:t>
      </w:r>
      <w:r w:rsidR="00BF0DD7">
        <w:rPr>
          <w:rFonts w:ascii="Times New Roman" w:hAnsi="Times New Roman" w:cs="Times New Roman"/>
        </w:rPr>
        <w:t xml:space="preserve">Table 1 describes additional characteristics of the study cohort. </w:t>
      </w:r>
      <w:r>
        <w:rPr>
          <w:rFonts w:ascii="Times New Roman" w:hAnsi="Times New Roman" w:cs="Times New Roman"/>
        </w:rPr>
        <w:t xml:space="preserve"> </w:t>
      </w:r>
    </w:p>
    <w:p w14:paraId="1E4E5993" w14:textId="77777777" w:rsidR="00121AA5" w:rsidRPr="00B41348" w:rsidRDefault="00121AA5" w:rsidP="00372D26">
      <w:pPr>
        <w:spacing w:line="240" w:lineRule="auto"/>
        <w:contextualSpacing/>
        <w:rPr>
          <w:rFonts w:ascii="Times New Roman" w:hAnsi="Times New Roman" w:cs="Times New Roman"/>
          <w:b/>
          <w:bCs/>
        </w:rPr>
      </w:pPr>
    </w:p>
    <w:p w14:paraId="1246B686" w14:textId="5183E378" w:rsidR="00372D26" w:rsidRDefault="00B0360B" w:rsidP="00372D26">
      <w:pPr>
        <w:spacing w:line="240" w:lineRule="auto"/>
        <w:contextualSpacing/>
        <w:rPr>
          <w:rFonts w:ascii="Times New Roman" w:hAnsi="Times New Roman" w:cs="Times New Roman"/>
          <w:i/>
          <w:iCs/>
        </w:rPr>
      </w:pPr>
      <w:r>
        <w:rPr>
          <w:rFonts w:ascii="Times New Roman" w:hAnsi="Times New Roman" w:cs="Times New Roman"/>
          <w:i/>
          <w:iCs/>
        </w:rPr>
        <w:t>Risk of death or overdose</w:t>
      </w:r>
    </w:p>
    <w:p w14:paraId="0C027DA4" w14:textId="00C97151" w:rsidR="0004303E" w:rsidRDefault="000D11E5" w:rsidP="001C61C9">
      <w:pPr>
        <w:spacing w:line="240" w:lineRule="auto"/>
        <w:ind w:firstLine="720"/>
        <w:contextualSpacing/>
        <w:rPr>
          <w:rFonts w:ascii="Times New Roman" w:hAnsi="Times New Roman" w:cs="Times New Roman"/>
        </w:rPr>
      </w:pPr>
      <w:r>
        <w:rPr>
          <w:rFonts w:ascii="Times New Roman" w:hAnsi="Times New Roman" w:cs="Times New Roman"/>
        </w:rPr>
        <w:t xml:space="preserve">The overall risk of death or overdose </w:t>
      </w:r>
      <w:r w:rsidR="00C360EA">
        <w:rPr>
          <w:rFonts w:ascii="Times New Roman" w:hAnsi="Times New Roman" w:cs="Times New Roman"/>
        </w:rPr>
        <w:t>at 1-year</w:t>
      </w:r>
      <w:r w:rsidR="00086635">
        <w:rPr>
          <w:rFonts w:ascii="Times New Roman" w:hAnsi="Times New Roman" w:cs="Times New Roman"/>
        </w:rPr>
        <w:t xml:space="preserve"> postpartum</w:t>
      </w:r>
      <w:r w:rsidR="00C360EA">
        <w:rPr>
          <w:rFonts w:ascii="Times New Roman" w:hAnsi="Times New Roman" w:cs="Times New Roman"/>
        </w:rPr>
        <w:t xml:space="preserve"> </w:t>
      </w:r>
      <w:r>
        <w:rPr>
          <w:rFonts w:ascii="Times New Roman" w:hAnsi="Times New Roman" w:cs="Times New Roman"/>
        </w:rPr>
        <w:t>was 1.</w:t>
      </w:r>
      <w:r w:rsidR="001723D5">
        <w:rPr>
          <w:rFonts w:ascii="Times New Roman" w:hAnsi="Times New Roman" w:cs="Times New Roman"/>
        </w:rPr>
        <w:t>7</w:t>
      </w:r>
      <w:r>
        <w:rPr>
          <w:rFonts w:ascii="Times New Roman" w:hAnsi="Times New Roman" w:cs="Times New Roman"/>
        </w:rPr>
        <w:t xml:space="preserve">%. MOUD </w:t>
      </w:r>
      <w:r w:rsidR="00482EA4">
        <w:rPr>
          <w:rFonts w:ascii="Times New Roman" w:hAnsi="Times New Roman" w:cs="Times New Roman"/>
        </w:rPr>
        <w:t>was</w:t>
      </w:r>
      <w:r>
        <w:rPr>
          <w:rFonts w:ascii="Times New Roman" w:hAnsi="Times New Roman" w:cs="Times New Roman"/>
        </w:rPr>
        <w:t xml:space="preserve"> protective </w:t>
      </w:r>
      <w:r w:rsidR="00D71C01">
        <w:rPr>
          <w:rFonts w:ascii="Times New Roman" w:hAnsi="Times New Roman" w:cs="Times New Roman"/>
        </w:rPr>
        <w:t>against</w:t>
      </w:r>
      <w:r>
        <w:rPr>
          <w:rFonts w:ascii="Times New Roman" w:hAnsi="Times New Roman" w:cs="Times New Roman"/>
        </w:rPr>
        <w:t xml:space="preserve"> </w:t>
      </w:r>
      <w:r w:rsidR="00B841D7">
        <w:rPr>
          <w:rFonts w:ascii="Times New Roman" w:hAnsi="Times New Roman" w:cs="Times New Roman"/>
        </w:rPr>
        <w:t>death or overdose</w:t>
      </w:r>
      <w:r w:rsidR="00482EA4">
        <w:rPr>
          <w:rFonts w:ascii="Times New Roman" w:hAnsi="Times New Roman" w:cs="Times New Roman"/>
        </w:rPr>
        <w:t>: per</w:t>
      </w:r>
      <w:r w:rsidR="00B0360B">
        <w:rPr>
          <w:rFonts w:ascii="Times New Roman" w:hAnsi="Times New Roman" w:cs="Times New Roman"/>
        </w:rPr>
        <w:t xml:space="preserve"> additional 30-days’ supply of MOUD</w:t>
      </w:r>
      <w:r w:rsidR="00482EA4">
        <w:rPr>
          <w:rFonts w:ascii="Times New Roman" w:hAnsi="Times New Roman" w:cs="Times New Roman"/>
        </w:rPr>
        <w:t>,</w:t>
      </w:r>
      <w:r w:rsidR="00B0360B">
        <w:rPr>
          <w:rFonts w:ascii="Times New Roman" w:hAnsi="Times New Roman" w:cs="Times New Roman"/>
        </w:rPr>
        <w:t xml:space="preserve"> </w:t>
      </w:r>
      <w:r w:rsidR="00482EA4">
        <w:rPr>
          <w:rFonts w:ascii="Times New Roman" w:hAnsi="Times New Roman" w:cs="Times New Roman"/>
        </w:rPr>
        <w:t>the</w:t>
      </w:r>
      <w:r w:rsidR="00B841D7">
        <w:rPr>
          <w:rFonts w:ascii="Times New Roman" w:hAnsi="Times New Roman" w:cs="Times New Roman"/>
        </w:rPr>
        <w:t xml:space="preserve"> unadjusted hazards ratio </w:t>
      </w:r>
      <w:r w:rsidR="00482EA4">
        <w:rPr>
          <w:rFonts w:ascii="Times New Roman" w:hAnsi="Times New Roman" w:cs="Times New Roman"/>
        </w:rPr>
        <w:t>was</w:t>
      </w:r>
      <w:r w:rsidR="00B841D7">
        <w:rPr>
          <w:rFonts w:ascii="Times New Roman" w:hAnsi="Times New Roman" w:cs="Times New Roman"/>
        </w:rPr>
        <w:t xml:space="preserve"> 0.8</w:t>
      </w:r>
      <w:r w:rsidR="009D65F9">
        <w:rPr>
          <w:rFonts w:ascii="Times New Roman" w:hAnsi="Times New Roman" w:cs="Times New Roman"/>
        </w:rPr>
        <w:t>0</w:t>
      </w:r>
      <w:r w:rsidR="00B841D7">
        <w:rPr>
          <w:rFonts w:ascii="Times New Roman" w:hAnsi="Times New Roman" w:cs="Times New Roman"/>
        </w:rPr>
        <w:t xml:space="preserve"> (95% CI: 0.70-0.9</w:t>
      </w:r>
      <w:r w:rsidR="00B75F2A">
        <w:rPr>
          <w:rFonts w:ascii="Times New Roman" w:hAnsi="Times New Roman" w:cs="Times New Roman"/>
        </w:rPr>
        <w:t>1</w:t>
      </w:r>
      <w:r w:rsidR="00B841D7">
        <w:rPr>
          <w:rFonts w:ascii="Times New Roman" w:hAnsi="Times New Roman" w:cs="Times New Roman"/>
        </w:rPr>
        <w:t xml:space="preserve">) and </w:t>
      </w:r>
      <w:r w:rsidR="00482EA4">
        <w:rPr>
          <w:rFonts w:ascii="Times New Roman" w:hAnsi="Times New Roman" w:cs="Times New Roman"/>
        </w:rPr>
        <w:t>the</w:t>
      </w:r>
      <w:r w:rsidR="00B841D7">
        <w:rPr>
          <w:rFonts w:ascii="Times New Roman" w:hAnsi="Times New Roman" w:cs="Times New Roman"/>
        </w:rPr>
        <w:t xml:space="preserve"> adjusted </w:t>
      </w:r>
      <w:r w:rsidR="00B0360B">
        <w:rPr>
          <w:rFonts w:ascii="Times New Roman" w:hAnsi="Times New Roman" w:cs="Times New Roman"/>
        </w:rPr>
        <w:t xml:space="preserve">hazard </w:t>
      </w:r>
      <w:r w:rsidR="00D842EF">
        <w:rPr>
          <w:rFonts w:ascii="Times New Roman" w:hAnsi="Times New Roman" w:cs="Times New Roman"/>
        </w:rPr>
        <w:t xml:space="preserve">ratio </w:t>
      </w:r>
      <w:r w:rsidR="00482EA4">
        <w:rPr>
          <w:rFonts w:ascii="Times New Roman" w:hAnsi="Times New Roman" w:cs="Times New Roman"/>
        </w:rPr>
        <w:t>was</w:t>
      </w:r>
      <w:r w:rsidR="00C360EA">
        <w:rPr>
          <w:rFonts w:ascii="Times New Roman" w:hAnsi="Times New Roman" w:cs="Times New Roman"/>
        </w:rPr>
        <w:t xml:space="preserve"> 0.8</w:t>
      </w:r>
      <w:r w:rsidR="005F2FA8">
        <w:rPr>
          <w:rFonts w:ascii="Times New Roman" w:hAnsi="Times New Roman" w:cs="Times New Roman"/>
        </w:rPr>
        <w:t>3</w:t>
      </w:r>
      <w:r w:rsidR="00B0360B">
        <w:rPr>
          <w:rFonts w:ascii="Times New Roman" w:hAnsi="Times New Roman" w:cs="Times New Roman"/>
        </w:rPr>
        <w:t xml:space="preserve"> </w:t>
      </w:r>
      <w:r w:rsidR="00C360EA">
        <w:rPr>
          <w:rFonts w:ascii="Times New Roman" w:hAnsi="Times New Roman" w:cs="Times New Roman"/>
        </w:rPr>
        <w:t>(</w:t>
      </w:r>
      <w:r w:rsidR="00B0360B">
        <w:rPr>
          <w:rFonts w:ascii="Times New Roman" w:hAnsi="Times New Roman" w:cs="Times New Roman"/>
        </w:rPr>
        <w:t>95% CI: 0.</w:t>
      </w:r>
      <w:r w:rsidR="001723D5">
        <w:rPr>
          <w:rFonts w:ascii="Times New Roman" w:hAnsi="Times New Roman" w:cs="Times New Roman"/>
        </w:rPr>
        <w:t>7</w:t>
      </w:r>
      <w:r w:rsidR="00B75F2A">
        <w:rPr>
          <w:rFonts w:ascii="Times New Roman" w:hAnsi="Times New Roman" w:cs="Times New Roman"/>
        </w:rPr>
        <w:t>3</w:t>
      </w:r>
      <w:r w:rsidR="00B0360B">
        <w:rPr>
          <w:rFonts w:ascii="Times New Roman" w:hAnsi="Times New Roman" w:cs="Times New Roman"/>
        </w:rPr>
        <w:t>-0.9</w:t>
      </w:r>
      <w:r w:rsidR="00B75F2A">
        <w:rPr>
          <w:rFonts w:ascii="Times New Roman" w:hAnsi="Times New Roman" w:cs="Times New Roman"/>
        </w:rPr>
        <w:t>4</w:t>
      </w:r>
      <w:r w:rsidR="001E4CBE">
        <w:rPr>
          <w:rFonts w:ascii="Times New Roman" w:hAnsi="Times New Roman" w:cs="Times New Roman"/>
        </w:rPr>
        <w:t>; p</w:t>
      </w:r>
      <w:r w:rsidR="00B75F2A">
        <w:rPr>
          <w:rFonts w:ascii="Times New Roman" w:hAnsi="Times New Roman" w:cs="Times New Roman"/>
        </w:rPr>
        <w:t>=0.003</w:t>
      </w:r>
      <w:r w:rsidR="00B0360B">
        <w:rPr>
          <w:rFonts w:ascii="Times New Roman" w:hAnsi="Times New Roman" w:cs="Times New Roman"/>
        </w:rPr>
        <w:t>). Factors statistically associated with increased risk of the outcome included more recent year of delivery</w:t>
      </w:r>
      <w:r w:rsidR="009D65F9">
        <w:rPr>
          <w:rFonts w:ascii="Times New Roman" w:hAnsi="Times New Roman" w:cs="Times New Roman"/>
        </w:rPr>
        <w:t xml:space="preserve"> (p&lt;0.0</w:t>
      </w:r>
      <w:r w:rsidR="00B75F2A">
        <w:rPr>
          <w:rFonts w:ascii="Times New Roman" w:hAnsi="Times New Roman" w:cs="Times New Roman"/>
        </w:rPr>
        <w:t>0</w:t>
      </w:r>
      <w:r w:rsidR="009D65F9">
        <w:rPr>
          <w:rFonts w:ascii="Times New Roman" w:hAnsi="Times New Roman" w:cs="Times New Roman"/>
        </w:rPr>
        <w:t>01) and</w:t>
      </w:r>
      <w:r w:rsidR="00B0360B">
        <w:rPr>
          <w:rFonts w:ascii="Times New Roman" w:hAnsi="Times New Roman" w:cs="Times New Roman"/>
        </w:rPr>
        <w:t xml:space="preserve"> anxiety or depression</w:t>
      </w:r>
      <w:r w:rsidR="009D65F9">
        <w:rPr>
          <w:rFonts w:ascii="Times New Roman" w:hAnsi="Times New Roman" w:cs="Times New Roman"/>
        </w:rPr>
        <w:t xml:space="preserve"> (p=0.002)</w:t>
      </w:r>
      <w:r w:rsidR="00ED1902">
        <w:rPr>
          <w:rFonts w:ascii="Times New Roman" w:hAnsi="Times New Roman" w:cs="Times New Roman"/>
        </w:rPr>
        <w:t xml:space="preserve"> (Table 2).</w:t>
      </w:r>
    </w:p>
    <w:p w14:paraId="43F95CAC" w14:textId="3639AD2F" w:rsidR="00B0360B" w:rsidRDefault="00214574" w:rsidP="001C61C9">
      <w:pPr>
        <w:spacing w:line="240" w:lineRule="auto"/>
        <w:ind w:firstLine="720"/>
        <w:contextualSpacing/>
        <w:rPr>
          <w:rFonts w:ascii="Times New Roman" w:hAnsi="Times New Roman" w:cs="Times New Roman"/>
        </w:rPr>
      </w:pPr>
      <w:r>
        <w:rPr>
          <w:rFonts w:ascii="Times New Roman" w:hAnsi="Times New Roman" w:cs="Times New Roman"/>
        </w:rPr>
        <w:t>Taking adjusted covariates</w:t>
      </w:r>
      <w:r w:rsidR="00DA5D9A">
        <w:rPr>
          <w:rFonts w:ascii="Times New Roman" w:hAnsi="Times New Roman" w:cs="Times New Roman"/>
        </w:rPr>
        <w:t xml:space="preserve"> at their reference values</w:t>
      </w:r>
      <w:r>
        <w:rPr>
          <w:rFonts w:ascii="Times New Roman" w:hAnsi="Times New Roman" w:cs="Times New Roman"/>
        </w:rPr>
        <w:t xml:space="preserve">, the predicted probability of the outcome for an individual with a 1-day supply of MOUD </w:t>
      </w:r>
      <w:r w:rsidR="00534743">
        <w:rPr>
          <w:rFonts w:ascii="Times New Roman" w:hAnsi="Times New Roman" w:cs="Times New Roman"/>
        </w:rPr>
        <w:t xml:space="preserve">during the exposure period </w:t>
      </w:r>
      <w:r w:rsidR="00DA5D9A">
        <w:rPr>
          <w:rFonts w:ascii="Times New Roman" w:hAnsi="Times New Roman" w:cs="Times New Roman"/>
        </w:rPr>
        <w:t>was</w:t>
      </w:r>
      <w:r>
        <w:rPr>
          <w:rFonts w:ascii="Times New Roman" w:hAnsi="Times New Roman" w:cs="Times New Roman"/>
        </w:rPr>
        <w:t xml:space="preserve"> 5</w:t>
      </w:r>
      <w:r w:rsidR="00B75F2A">
        <w:rPr>
          <w:rFonts w:ascii="Times New Roman" w:hAnsi="Times New Roman" w:cs="Times New Roman"/>
        </w:rPr>
        <w:t>4</w:t>
      </w:r>
      <w:r>
        <w:rPr>
          <w:rFonts w:ascii="Times New Roman" w:hAnsi="Times New Roman" w:cs="Times New Roman"/>
        </w:rPr>
        <w:t>.2% (95% CI: 4</w:t>
      </w:r>
      <w:r w:rsidR="00B75F2A">
        <w:rPr>
          <w:rFonts w:ascii="Times New Roman" w:hAnsi="Times New Roman" w:cs="Times New Roman"/>
        </w:rPr>
        <w:t>1</w:t>
      </w:r>
      <w:r>
        <w:rPr>
          <w:rFonts w:ascii="Times New Roman" w:hAnsi="Times New Roman" w:cs="Times New Roman"/>
        </w:rPr>
        <w:t>.4-6</w:t>
      </w:r>
      <w:r w:rsidR="00B75F2A">
        <w:rPr>
          <w:rFonts w:ascii="Times New Roman" w:hAnsi="Times New Roman" w:cs="Times New Roman"/>
        </w:rPr>
        <w:t>6</w:t>
      </w:r>
      <w:r>
        <w:rPr>
          <w:rFonts w:ascii="Times New Roman" w:hAnsi="Times New Roman" w:cs="Times New Roman"/>
        </w:rPr>
        <w:t>.5), compared to the predicted probability of 4</w:t>
      </w:r>
      <w:r w:rsidR="00B75F2A">
        <w:rPr>
          <w:rFonts w:ascii="Times New Roman" w:hAnsi="Times New Roman" w:cs="Times New Roman"/>
        </w:rPr>
        <w:t>9</w:t>
      </w:r>
      <w:r>
        <w:rPr>
          <w:rFonts w:ascii="Times New Roman" w:hAnsi="Times New Roman" w:cs="Times New Roman"/>
        </w:rPr>
        <w:t xml:space="preserve">.4% (95% CI: </w:t>
      </w:r>
      <w:r w:rsidR="00B75F2A">
        <w:rPr>
          <w:rFonts w:ascii="Times New Roman" w:hAnsi="Times New Roman" w:cs="Times New Roman"/>
        </w:rPr>
        <w:t>38.7</w:t>
      </w:r>
      <w:r>
        <w:rPr>
          <w:rFonts w:ascii="Times New Roman" w:hAnsi="Times New Roman" w:cs="Times New Roman"/>
        </w:rPr>
        <w:t>-</w:t>
      </w:r>
      <w:r w:rsidR="00B75F2A">
        <w:rPr>
          <w:rFonts w:ascii="Times New Roman" w:hAnsi="Times New Roman" w:cs="Times New Roman"/>
        </w:rPr>
        <w:t>60.2</w:t>
      </w:r>
      <w:r>
        <w:rPr>
          <w:rFonts w:ascii="Times New Roman" w:hAnsi="Times New Roman" w:cs="Times New Roman"/>
        </w:rPr>
        <w:t xml:space="preserve">) for an individual with a 31-day supply (Supplemental Figure </w:t>
      </w:r>
      <w:r w:rsidR="00AB3388">
        <w:rPr>
          <w:rFonts w:ascii="Times New Roman" w:hAnsi="Times New Roman" w:cs="Times New Roman"/>
        </w:rPr>
        <w:t>2</w:t>
      </w:r>
      <w:r>
        <w:rPr>
          <w:rFonts w:ascii="Times New Roman" w:hAnsi="Times New Roman" w:cs="Times New Roman"/>
        </w:rPr>
        <w:t>). This is equivalent to a decrease in roughly 4.8% chance in the outcome per additional 30</w:t>
      </w:r>
      <w:r w:rsidR="00BF4635">
        <w:rPr>
          <w:rFonts w:ascii="Times New Roman" w:hAnsi="Times New Roman" w:cs="Times New Roman"/>
        </w:rPr>
        <w:t xml:space="preserve"> </w:t>
      </w:r>
      <w:r>
        <w:rPr>
          <w:rFonts w:ascii="Times New Roman" w:hAnsi="Times New Roman" w:cs="Times New Roman"/>
        </w:rPr>
        <w:t>days</w:t>
      </w:r>
      <w:r w:rsidR="00BF4635">
        <w:rPr>
          <w:rFonts w:ascii="Times New Roman" w:hAnsi="Times New Roman" w:cs="Times New Roman"/>
        </w:rPr>
        <w:t>’ supply of MOUD</w:t>
      </w:r>
      <w:r>
        <w:rPr>
          <w:rFonts w:ascii="Times New Roman" w:hAnsi="Times New Roman" w:cs="Times New Roman"/>
        </w:rPr>
        <w:t xml:space="preserve">. </w:t>
      </w:r>
      <w:r w:rsidR="00641F7D">
        <w:rPr>
          <w:rFonts w:ascii="Times New Roman" w:hAnsi="Times New Roman" w:cs="Times New Roman"/>
        </w:rPr>
        <w:t xml:space="preserve">For </w:t>
      </w:r>
      <w:r w:rsidR="0062199D">
        <w:rPr>
          <w:rFonts w:ascii="Times New Roman" w:hAnsi="Times New Roman" w:cs="Times New Roman"/>
        </w:rPr>
        <w:t>an individual</w:t>
      </w:r>
      <w:r w:rsidR="00C2730B">
        <w:rPr>
          <w:rFonts w:ascii="Times New Roman" w:hAnsi="Times New Roman" w:cs="Times New Roman"/>
        </w:rPr>
        <w:t xml:space="preserve"> with MOUD for the entire </w:t>
      </w:r>
      <w:r w:rsidR="00226C8E">
        <w:rPr>
          <w:rFonts w:ascii="Times New Roman" w:hAnsi="Times New Roman" w:cs="Times New Roman"/>
        </w:rPr>
        <w:t>exposure</w:t>
      </w:r>
      <w:r w:rsidR="00C2730B">
        <w:rPr>
          <w:rFonts w:ascii="Times New Roman" w:hAnsi="Times New Roman" w:cs="Times New Roman"/>
        </w:rPr>
        <w:t xml:space="preserve"> period (1</w:t>
      </w:r>
      <w:r>
        <w:rPr>
          <w:rFonts w:ascii="Times New Roman" w:hAnsi="Times New Roman" w:cs="Times New Roman"/>
        </w:rPr>
        <w:t>32 days</w:t>
      </w:r>
      <w:r w:rsidR="00C2730B">
        <w:rPr>
          <w:rFonts w:ascii="Times New Roman" w:hAnsi="Times New Roman" w:cs="Times New Roman"/>
        </w:rPr>
        <w:t>)</w:t>
      </w:r>
      <w:r w:rsidR="00641F7D">
        <w:rPr>
          <w:rFonts w:ascii="Times New Roman" w:hAnsi="Times New Roman" w:cs="Times New Roman"/>
        </w:rPr>
        <w:t>,</w:t>
      </w:r>
      <w:r>
        <w:rPr>
          <w:rFonts w:ascii="Times New Roman" w:hAnsi="Times New Roman" w:cs="Times New Roman"/>
        </w:rPr>
        <w:t xml:space="preserve"> the predicted probability decreased to </w:t>
      </w:r>
      <w:r>
        <w:rPr>
          <w:rFonts w:ascii="Times New Roman" w:hAnsi="Times New Roman" w:cs="Times New Roman"/>
        </w:rPr>
        <w:lastRenderedPageBreak/>
        <w:t>3</w:t>
      </w:r>
      <w:r w:rsidR="00B75F2A">
        <w:rPr>
          <w:rFonts w:ascii="Times New Roman" w:hAnsi="Times New Roman" w:cs="Times New Roman"/>
        </w:rPr>
        <w:t>3</w:t>
      </w:r>
      <w:r>
        <w:rPr>
          <w:rFonts w:ascii="Times New Roman" w:hAnsi="Times New Roman" w:cs="Times New Roman"/>
        </w:rPr>
        <w:t>.9% (95% CI: 2</w:t>
      </w:r>
      <w:r w:rsidR="00B75F2A">
        <w:rPr>
          <w:rFonts w:ascii="Times New Roman" w:hAnsi="Times New Roman" w:cs="Times New Roman"/>
        </w:rPr>
        <w:t>4.8</w:t>
      </w:r>
      <w:r>
        <w:rPr>
          <w:rFonts w:ascii="Times New Roman" w:hAnsi="Times New Roman" w:cs="Times New Roman"/>
        </w:rPr>
        <w:t>-</w:t>
      </w:r>
      <w:r w:rsidR="00B75F2A">
        <w:rPr>
          <w:rFonts w:ascii="Times New Roman" w:hAnsi="Times New Roman" w:cs="Times New Roman"/>
        </w:rPr>
        <w:t>44.2</w:t>
      </w:r>
      <w:r>
        <w:rPr>
          <w:rFonts w:ascii="Times New Roman" w:hAnsi="Times New Roman" w:cs="Times New Roman"/>
        </w:rPr>
        <w:t>)</w:t>
      </w:r>
      <w:r w:rsidR="00641F7D">
        <w:rPr>
          <w:rFonts w:ascii="Times New Roman" w:hAnsi="Times New Roman" w:cs="Times New Roman"/>
        </w:rPr>
        <w:t xml:space="preserve">, representing </w:t>
      </w:r>
      <w:r w:rsidR="003E03E8">
        <w:rPr>
          <w:rFonts w:ascii="Times New Roman" w:hAnsi="Times New Roman" w:cs="Times New Roman"/>
        </w:rPr>
        <w:t>a 20.3% decreased probability of the outcome</w:t>
      </w:r>
      <w:r w:rsidR="00534743">
        <w:rPr>
          <w:rFonts w:ascii="Times New Roman" w:hAnsi="Times New Roman" w:cs="Times New Roman"/>
        </w:rPr>
        <w:t xml:space="preserve"> compared to an individual with the same characteristics who received a 1-day supply of MOUD</w:t>
      </w:r>
      <w:r w:rsidR="00C835C4">
        <w:rPr>
          <w:rFonts w:ascii="Times New Roman" w:hAnsi="Times New Roman" w:cs="Times New Roman"/>
        </w:rPr>
        <w:t xml:space="preserve"> during the exposure period</w:t>
      </w:r>
      <w:r w:rsidR="003E03E8">
        <w:rPr>
          <w:rFonts w:ascii="Times New Roman" w:hAnsi="Times New Roman" w:cs="Times New Roman"/>
        </w:rPr>
        <w:t>.</w:t>
      </w:r>
    </w:p>
    <w:p w14:paraId="3912E4A6" w14:textId="7AB36F62" w:rsidR="00B0360B" w:rsidRDefault="00214574" w:rsidP="00214574">
      <w:pPr>
        <w:spacing w:line="240" w:lineRule="auto"/>
        <w:ind w:firstLine="720"/>
        <w:contextualSpacing/>
        <w:rPr>
          <w:rFonts w:ascii="Times New Roman" w:hAnsi="Times New Roman" w:cs="Times New Roman"/>
        </w:rPr>
      </w:pPr>
      <w:r>
        <w:rPr>
          <w:rFonts w:ascii="Times New Roman" w:hAnsi="Times New Roman" w:cs="Times New Roman"/>
        </w:rPr>
        <w:t>However, variation existed by year of delivery. More recent delivery</w:t>
      </w:r>
      <w:r w:rsidR="008E0E51">
        <w:rPr>
          <w:rFonts w:ascii="Times New Roman" w:hAnsi="Times New Roman" w:cs="Times New Roman"/>
        </w:rPr>
        <w:t xml:space="preserve"> years</w:t>
      </w:r>
      <w:r>
        <w:rPr>
          <w:rFonts w:ascii="Times New Roman" w:hAnsi="Times New Roman" w:cs="Times New Roman"/>
        </w:rPr>
        <w:t xml:space="preserve"> w</w:t>
      </w:r>
      <w:r w:rsidR="008E0E51">
        <w:rPr>
          <w:rFonts w:ascii="Times New Roman" w:hAnsi="Times New Roman" w:cs="Times New Roman"/>
        </w:rPr>
        <w:t>ere</w:t>
      </w:r>
      <w:r>
        <w:rPr>
          <w:rFonts w:ascii="Times New Roman" w:hAnsi="Times New Roman" w:cs="Times New Roman"/>
        </w:rPr>
        <w:t xml:space="preserve"> associated with higher </w:t>
      </w:r>
      <w:r w:rsidR="008E0E51">
        <w:rPr>
          <w:rFonts w:ascii="Times New Roman" w:hAnsi="Times New Roman" w:cs="Times New Roman"/>
        </w:rPr>
        <w:t>risks</w:t>
      </w:r>
      <w:r>
        <w:rPr>
          <w:rFonts w:ascii="Times New Roman" w:hAnsi="Times New Roman" w:cs="Times New Roman"/>
        </w:rPr>
        <w:t xml:space="preserve"> of the outcome</w:t>
      </w:r>
      <w:r w:rsidR="008E0E51">
        <w:rPr>
          <w:rFonts w:ascii="Times New Roman" w:hAnsi="Times New Roman" w:cs="Times New Roman"/>
        </w:rPr>
        <w:t>;</w:t>
      </w:r>
      <w:r>
        <w:rPr>
          <w:rFonts w:ascii="Times New Roman" w:hAnsi="Times New Roman" w:cs="Times New Roman"/>
        </w:rPr>
        <w:t xml:space="preserve"> </w:t>
      </w:r>
      <w:r w:rsidR="008E0E51">
        <w:rPr>
          <w:rFonts w:ascii="Times New Roman" w:hAnsi="Times New Roman" w:cs="Times New Roman"/>
        </w:rPr>
        <w:t>holding</w:t>
      </w:r>
      <w:r>
        <w:rPr>
          <w:rFonts w:ascii="Times New Roman" w:hAnsi="Times New Roman" w:cs="Times New Roman"/>
        </w:rPr>
        <w:t xml:space="preserve"> demographic and clinical characteristics</w:t>
      </w:r>
      <w:r w:rsidR="008E0E51">
        <w:rPr>
          <w:rFonts w:ascii="Times New Roman" w:hAnsi="Times New Roman" w:cs="Times New Roman"/>
        </w:rPr>
        <w:t xml:space="preserve"> constant, the adjusted </w:t>
      </w:r>
      <w:r>
        <w:rPr>
          <w:rFonts w:ascii="Times New Roman" w:hAnsi="Times New Roman" w:cs="Times New Roman"/>
        </w:rPr>
        <w:t xml:space="preserve">hazard ratio </w:t>
      </w:r>
      <w:r w:rsidR="008E0E51">
        <w:rPr>
          <w:rFonts w:ascii="Times New Roman" w:hAnsi="Times New Roman" w:cs="Times New Roman"/>
        </w:rPr>
        <w:t>was</w:t>
      </w:r>
      <w:r>
        <w:rPr>
          <w:rFonts w:ascii="Times New Roman" w:hAnsi="Times New Roman" w:cs="Times New Roman"/>
        </w:rPr>
        <w:t xml:space="preserve"> 1.5</w:t>
      </w:r>
      <w:r w:rsidR="00B75F2A">
        <w:rPr>
          <w:rFonts w:ascii="Times New Roman" w:hAnsi="Times New Roman" w:cs="Times New Roman"/>
        </w:rPr>
        <w:t>0</w:t>
      </w:r>
      <w:r>
        <w:rPr>
          <w:rFonts w:ascii="Times New Roman" w:hAnsi="Times New Roman" w:cs="Times New Roman"/>
        </w:rPr>
        <w:t xml:space="preserve"> (95% CI: 1.2</w:t>
      </w:r>
      <w:r w:rsidR="00854233">
        <w:rPr>
          <w:rFonts w:ascii="Times New Roman" w:hAnsi="Times New Roman" w:cs="Times New Roman"/>
        </w:rPr>
        <w:t>4</w:t>
      </w:r>
      <w:r>
        <w:rPr>
          <w:rFonts w:ascii="Times New Roman" w:hAnsi="Times New Roman" w:cs="Times New Roman"/>
        </w:rPr>
        <w:t xml:space="preserve">-1.82; p&lt;0.0001) in 2018 compared to 2016. </w:t>
      </w:r>
      <w:r w:rsidR="008E0E51">
        <w:rPr>
          <w:rFonts w:ascii="Times New Roman" w:hAnsi="Times New Roman" w:cs="Times New Roman"/>
        </w:rPr>
        <w:t xml:space="preserve">Consistent with this pattern, </w:t>
      </w:r>
      <w:r>
        <w:rPr>
          <w:rFonts w:ascii="Times New Roman" w:hAnsi="Times New Roman" w:cs="Times New Roman"/>
        </w:rPr>
        <w:t xml:space="preserve">predicted </w:t>
      </w:r>
      <w:r w:rsidR="008E0E51">
        <w:rPr>
          <w:rFonts w:ascii="Times New Roman" w:hAnsi="Times New Roman" w:cs="Times New Roman"/>
        </w:rPr>
        <w:t xml:space="preserve">outcome </w:t>
      </w:r>
      <w:r>
        <w:rPr>
          <w:rFonts w:ascii="Times New Roman" w:hAnsi="Times New Roman" w:cs="Times New Roman"/>
        </w:rPr>
        <w:t>probabili</w:t>
      </w:r>
      <w:r w:rsidR="008E0E51">
        <w:rPr>
          <w:rFonts w:ascii="Times New Roman" w:hAnsi="Times New Roman" w:cs="Times New Roman"/>
        </w:rPr>
        <w:t>ties</w:t>
      </w:r>
      <w:r>
        <w:rPr>
          <w:rFonts w:ascii="Times New Roman" w:hAnsi="Times New Roman" w:cs="Times New Roman"/>
        </w:rPr>
        <w:t xml:space="preserve"> for an individual </w:t>
      </w:r>
      <w:r w:rsidR="00854233">
        <w:rPr>
          <w:rFonts w:ascii="Times New Roman" w:hAnsi="Times New Roman" w:cs="Times New Roman"/>
        </w:rPr>
        <w:t>without comorbidities and</w:t>
      </w:r>
      <w:r w:rsidR="008E0E51">
        <w:rPr>
          <w:rFonts w:ascii="Times New Roman" w:hAnsi="Times New Roman" w:cs="Times New Roman"/>
        </w:rPr>
        <w:t xml:space="preserve"> otherwise similar characteristics,</w:t>
      </w:r>
      <w:r>
        <w:rPr>
          <w:rFonts w:ascii="Times New Roman" w:hAnsi="Times New Roman" w:cs="Times New Roman"/>
        </w:rPr>
        <w:t xml:space="preserve"> </w:t>
      </w:r>
      <w:r w:rsidR="00854233">
        <w:rPr>
          <w:rFonts w:ascii="Times New Roman" w:hAnsi="Times New Roman" w:cs="Times New Roman"/>
        </w:rPr>
        <w:t xml:space="preserve">including </w:t>
      </w:r>
      <w:r w:rsidR="008E0E51">
        <w:rPr>
          <w:rFonts w:ascii="Times New Roman" w:hAnsi="Times New Roman" w:cs="Times New Roman"/>
        </w:rPr>
        <w:t xml:space="preserve">MOUD </w:t>
      </w:r>
      <w:r w:rsidR="00854233">
        <w:rPr>
          <w:rFonts w:ascii="Times New Roman" w:hAnsi="Times New Roman" w:cs="Times New Roman"/>
        </w:rPr>
        <w:t>days’ supply</w:t>
      </w:r>
      <w:r w:rsidR="008E0E51">
        <w:rPr>
          <w:rFonts w:ascii="Times New Roman" w:hAnsi="Times New Roman" w:cs="Times New Roman"/>
        </w:rPr>
        <w:t xml:space="preserve">, increased across delivery years: </w:t>
      </w:r>
      <w:r w:rsidR="00DA31AC">
        <w:rPr>
          <w:rFonts w:ascii="Times New Roman" w:hAnsi="Times New Roman" w:cs="Times New Roman"/>
        </w:rPr>
        <w:t>23.</w:t>
      </w:r>
      <w:r w:rsidR="00854233">
        <w:rPr>
          <w:rFonts w:ascii="Times New Roman" w:hAnsi="Times New Roman" w:cs="Times New Roman"/>
        </w:rPr>
        <w:t>0</w:t>
      </w:r>
      <w:r w:rsidR="006F6C4C" w:rsidRPr="00DA31AC">
        <w:rPr>
          <w:rFonts w:ascii="Times New Roman" w:hAnsi="Times New Roman" w:cs="Times New Roman"/>
        </w:rPr>
        <w:t>%</w:t>
      </w:r>
      <w:r w:rsidR="00DA31AC">
        <w:rPr>
          <w:rFonts w:ascii="Times New Roman" w:hAnsi="Times New Roman" w:cs="Times New Roman"/>
        </w:rPr>
        <w:t xml:space="preserve"> (95% CI: 15.</w:t>
      </w:r>
      <w:r w:rsidR="00854233">
        <w:rPr>
          <w:rFonts w:ascii="Times New Roman" w:hAnsi="Times New Roman" w:cs="Times New Roman"/>
        </w:rPr>
        <w:t>1</w:t>
      </w:r>
      <w:r w:rsidR="00DA31AC">
        <w:rPr>
          <w:rFonts w:ascii="Times New Roman" w:hAnsi="Times New Roman" w:cs="Times New Roman"/>
        </w:rPr>
        <w:t>-33.</w:t>
      </w:r>
      <w:r w:rsidR="00854233">
        <w:rPr>
          <w:rFonts w:ascii="Times New Roman" w:hAnsi="Times New Roman" w:cs="Times New Roman"/>
        </w:rPr>
        <w:t>4</w:t>
      </w:r>
      <w:r w:rsidR="00DA31AC">
        <w:rPr>
          <w:rFonts w:ascii="Times New Roman" w:hAnsi="Times New Roman" w:cs="Times New Roman"/>
        </w:rPr>
        <w:t>)</w:t>
      </w:r>
      <w:r w:rsidR="006F6C4C" w:rsidRPr="00DA31AC">
        <w:rPr>
          <w:rFonts w:ascii="Times New Roman" w:hAnsi="Times New Roman" w:cs="Times New Roman"/>
        </w:rPr>
        <w:t xml:space="preserve"> in 2012</w:t>
      </w:r>
      <w:r w:rsidR="006F6C4C">
        <w:rPr>
          <w:rFonts w:ascii="Times New Roman" w:hAnsi="Times New Roman" w:cs="Times New Roman"/>
        </w:rPr>
        <w:t xml:space="preserve">, </w:t>
      </w:r>
      <w:r w:rsidR="00D66F77">
        <w:rPr>
          <w:rFonts w:ascii="Times New Roman" w:hAnsi="Times New Roman" w:cs="Times New Roman"/>
        </w:rPr>
        <w:t>31.</w:t>
      </w:r>
      <w:r w:rsidR="00854233">
        <w:rPr>
          <w:rFonts w:ascii="Times New Roman" w:hAnsi="Times New Roman" w:cs="Times New Roman"/>
        </w:rPr>
        <w:t>0</w:t>
      </w:r>
      <w:r>
        <w:rPr>
          <w:rFonts w:ascii="Times New Roman" w:hAnsi="Times New Roman" w:cs="Times New Roman"/>
        </w:rPr>
        <w:t xml:space="preserve">% (95% CI: </w:t>
      </w:r>
      <w:r w:rsidR="00D66F77">
        <w:rPr>
          <w:rFonts w:ascii="Times New Roman" w:hAnsi="Times New Roman" w:cs="Times New Roman"/>
        </w:rPr>
        <w:t>22.</w:t>
      </w:r>
      <w:r w:rsidR="00854233">
        <w:rPr>
          <w:rFonts w:ascii="Times New Roman" w:hAnsi="Times New Roman" w:cs="Times New Roman"/>
        </w:rPr>
        <w:t>7</w:t>
      </w:r>
      <w:r>
        <w:rPr>
          <w:rFonts w:ascii="Times New Roman" w:hAnsi="Times New Roman" w:cs="Times New Roman"/>
        </w:rPr>
        <w:t>-</w:t>
      </w:r>
      <w:r w:rsidR="00D66F77">
        <w:rPr>
          <w:rFonts w:ascii="Times New Roman" w:hAnsi="Times New Roman" w:cs="Times New Roman"/>
        </w:rPr>
        <w:t>40.</w:t>
      </w:r>
      <w:r w:rsidR="00854233">
        <w:rPr>
          <w:rFonts w:ascii="Times New Roman" w:hAnsi="Times New Roman" w:cs="Times New Roman"/>
        </w:rPr>
        <w:t>7</w:t>
      </w:r>
      <w:r>
        <w:rPr>
          <w:rFonts w:ascii="Times New Roman" w:hAnsi="Times New Roman" w:cs="Times New Roman"/>
        </w:rPr>
        <w:t xml:space="preserve">) in 2014, </w:t>
      </w:r>
      <w:r w:rsidR="00D66F77">
        <w:rPr>
          <w:rFonts w:ascii="Times New Roman" w:hAnsi="Times New Roman" w:cs="Times New Roman"/>
        </w:rPr>
        <w:t>40.</w:t>
      </w:r>
      <w:r w:rsidR="00854233">
        <w:rPr>
          <w:rFonts w:ascii="Times New Roman" w:hAnsi="Times New Roman" w:cs="Times New Roman"/>
        </w:rPr>
        <w:t>3</w:t>
      </w:r>
      <w:r>
        <w:rPr>
          <w:rFonts w:ascii="Times New Roman" w:hAnsi="Times New Roman" w:cs="Times New Roman"/>
        </w:rPr>
        <w:t xml:space="preserve">% (95% CI: </w:t>
      </w:r>
      <w:r w:rsidR="00D66F77">
        <w:rPr>
          <w:rFonts w:ascii="Times New Roman" w:hAnsi="Times New Roman" w:cs="Times New Roman"/>
        </w:rPr>
        <w:t>31.</w:t>
      </w:r>
      <w:r w:rsidR="00854233">
        <w:rPr>
          <w:rFonts w:ascii="Times New Roman" w:hAnsi="Times New Roman" w:cs="Times New Roman"/>
        </w:rPr>
        <w:t>6</w:t>
      </w:r>
      <w:r>
        <w:rPr>
          <w:rFonts w:ascii="Times New Roman" w:hAnsi="Times New Roman" w:cs="Times New Roman"/>
        </w:rPr>
        <w:t>-</w:t>
      </w:r>
      <w:r w:rsidR="00D66F77">
        <w:rPr>
          <w:rFonts w:ascii="Times New Roman" w:hAnsi="Times New Roman" w:cs="Times New Roman"/>
        </w:rPr>
        <w:t>49.</w:t>
      </w:r>
      <w:r w:rsidR="00854233">
        <w:rPr>
          <w:rFonts w:ascii="Times New Roman" w:hAnsi="Times New Roman" w:cs="Times New Roman"/>
        </w:rPr>
        <w:t>7</w:t>
      </w:r>
      <w:r>
        <w:rPr>
          <w:rFonts w:ascii="Times New Roman" w:hAnsi="Times New Roman" w:cs="Times New Roman"/>
        </w:rPr>
        <w:t xml:space="preserve">) in 2016, and </w:t>
      </w:r>
      <w:r w:rsidR="00D66F77">
        <w:rPr>
          <w:rFonts w:ascii="Times New Roman" w:hAnsi="Times New Roman" w:cs="Times New Roman"/>
        </w:rPr>
        <w:t>50.</w:t>
      </w:r>
      <w:r w:rsidR="00854233">
        <w:rPr>
          <w:rFonts w:ascii="Times New Roman" w:hAnsi="Times New Roman" w:cs="Times New Roman"/>
        </w:rPr>
        <w:t>3</w:t>
      </w:r>
      <w:r>
        <w:rPr>
          <w:rFonts w:ascii="Times New Roman" w:hAnsi="Times New Roman" w:cs="Times New Roman"/>
        </w:rPr>
        <w:t xml:space="preserve">% (95% CI: </w:t>
      </w:r>
      <w:r w:rsidR="00D66F77">
        <w:rPr>
          <w:rFonts w:ascii="Times New Roman" w:hAnsi="Times New Roman" w:cs="Times New Roman"/>
        </w:rPr>
        <w:t>40.</w:t>
      </w:r>
      <w:r w:rsidR="00854233">
        <w:rPr>
          <w:rFonts w:ascii="Times New Roman" w:hAnsi="Times New Roman" w:cs="Times New Roman"/>
        </w:rPr>
        <w:t>4</w:t>
      </w:r>
      <w:r w:rsidR="00D66F77">
        <w:rPr>
          <w:rFonts w:ascii="Times New Roman" w:hAnsi="Times New Roman" w:cs="Times New Roman"/>
        </w:rPr>
        <w:t>-60.</w:t>
      </w:r>
      <w:r w:rsidR="00854233">
        <w:rPr>
          <w:rFonts w:ascii="Times New Roman" w:hAnsi="Times New Roman" w:cs="Times New Roman"/>
        </w:rPr>
        <w:t>2</w:t>
      </w:r>
      <w:r>
        <w:rPr>
          <w:rFonts w:ascii="Times New Roman" w:hAnsi="Times New Roman" w:cs="Times New Roman"/>
        </w:rPr>
        <w:t xml:space="preserve">) in 2018 (Supplemental Figure </w:t>
      </w:r>
      <w:r w:rsidR="00AB3388">
        <w:rPr>
          <w:rFonts w:ascii="Times New Roman" w:hAnsi="Times New Roman" w:cs="Times New Roman"/>
        </w:rPr>
        <w:t>3</w:t>
      </w:r>
      <w:r>
        <w:rPr>
          <w:rFonts w:ascii="Times New Roman" w:hAnsi="Times New Roman" w:cs="Times New Roman"/>
        </w:rPr>
        <w:t>).</w:t>
      </w:r>
    </w:p>
    <w:p w14:paraId="2141925F" w14:textId="77777777" w:rsidR="002652D7" w:rsidRDefault="002652D7" w:rsidP="000A7B44">
      <w:pPr>
        <w:spacing w:line="240" w:lineRule="auto"/>
        <w:ind w:firstLine="720"/>
        <w:contextualSpacing/>
        <w:rPr>
          <w:rFonts w:ascii="Times New Roman" w:hAnsi="Times New Roman" w:cs="Times New Roman"/>
        </w:rPr>
      </w:pPr>
    </w:p>
    <w:p w14:paraId="6CF9B0BA" w14:textId="3FD67AAC" w:rsidR="00B0360B" w:rsidRDefault="00B0360B" w:rsidP="00372D26">
      <w:pPr>
        <w:spacing w:line="240" w:lineRule="auto"/>
        <w:contextualSpacing/>
        <w:rPr>
          <w:rFonts w:ascii="Times New Roman" w:hAnsi="Times New Roman" w:cs="Times New Roman"/>
          <w:i/>
          <w:iCs/>
        </w:rPr>
      </w:pPr>
      <w:r w:rsidRPr="00BB21B0">
        <w:rPr>
          <w:rFonts w:ascii="Times New Roman" w:hAnsi="Times New Roman" w:cs="Times New Roman"/>
          <w:i/>
          <w:iCs/>
        </w:rPr>
        <w:t>Risk of death or overdose excluding naltrexone</w:t>
      </w:r>
    </w:p>
    <w:p w14:paraId="0F5D11CC" w14:textId="232E313B" w:rsidR="00B0360B" w:rsidRDefault="00B0360B" w:rsidP="001C61C9">
      <w:pPr>
        <w:spacing w:line="240" w:lineRule="auto"/>
        <w:ind w:firstLine="720"/>
        <w:contextualSpacing/>
        <w:rPr>
          <w:rFonts w:ascii="Times New Roman" w:hAnsi="Times New Roman" w:cs="Times New Roman"/>
        </w:rPr>
      </w:pPr>
      <w:r>
        <w:rPr>
          <w:rFonts w:ascii="Times New Roman" w:hAnsi="Times New Roman" w:cs="Times New Roman"/>
        </w:rPr>
        <w:t xml:space="preserve">The model including days’ supply of </w:t>
      </w:r>
      <w:r w:rsidR="00CC20CA">
        <w:rPr>
          <w:rFonts w:ascii="Times New Roman" w:hAnsi="Times New Roman" w:cs="Times New Roman"/>
        </w:rPr>
        <w:t xml:space="preserve">only </w:t>
      </w:r>
      <w:r>
        <w:rPr>
          <w:rFonts w:ascii="Times New Roman" w:hAnsi="Times New Roman" w:cs="Times New Roman"/>
        </w:rPr>
        <w:t>buprenorphine</w:t>
      </w:r>
      <w:r w:rsidR="00B841D7">
        <w:rPr>
          <w:rFonts w:ascii="Times New Roman" w:hAnsi="Times New Roman" w:cs="Times New Roman"/>
        </w:rPr>
        <w:t xml:space="preserve"> included </w:t>
      </w:r>
      <w:r w:rsidR="00086635">
        <w:rPr>
          <w:rFonts w:ascii="Times New Roman" w:hAnsi="Times New Roman" w:cs="Times New Roman"/>
        </w:rPr>
        <w:t>7,</w:t>
      </w:r>
      <w:r w:rsidR="001723D5">
        <w:rPr>
          <w:rFonts w:ascii="Times New Roman" w:hAnsi="Times New Roman" w:cs="Times New Roman"/>
        </w:rPr>
        <w:t>299</w:t>
      </w:r>
      <w:r w:rsidR="00B841D7">
        <w:rPr>
          <w:rFonts w:ascii="Times New Roman" w:hAnsi="Times New Roman" w:cs="Times New Roman"/>
        </w:rPr>
        <w:t xml:space="preserve"> pregnancies </w:t>
      </w:r>
      <w:r w:rsidR="00D365ED">
        <w:rPr>
          <w:rFonts w:ascii="Times New Roman" w:hAnsi="Times New Roman" w:cs="Times New Roman"/>
        </w:rPr>
        <w:t>and</w:t>
      </w:r>
      <w:r w:rsidR="00B841D7">
        <w:rPr>
          <w:rFonts w:ascii="Times New Roman" w:hAnsi="Times New Roman" w:cs="Times New Roman"/>
        </w:rPr>
        <w:t xml:space="preserve"> </w:t>
      </w:r>
      <w:r w:rsidR="00086635">
        <w:rPr>
          <w:rFonts w:ascii="Times New Roman" w:hAnsi="Times New Roman" w:cs="Times New Roman"/>
        </w:rPr>
        <w:t>6,2</w:t>
      </w:r>
      <w:r w:rsidR="001723D5">
        <w:rPr>
          <w:rFonts w:ascii="Times New Roman" w:hAnsi="Times New Roman" w:cs="Times New Roman"/>
        </w:rPr>
        <w:t>41</w:t>
      </w:r>
      <w:r w:rsidR="00D365ED">
        <w:rPr>
          <w:rFonts w:ascii="Times New Roman" w:hAnsi="Times New Roman" w:cs="Times New Roman"/>
        </w:rPr>
        <w:t xml:space="preserve"> unique </w:t>
      </w:r>
      <w:r w:rsidR="00B841D7">
        <w:rPr>
          <w:rFonts w:ascii="Times New Roman" w:hAnsi="Times New Roman" w:cs="Times New Roman"/>
        </w:rPr>
        <w:t>individuals</w:t>
      </w:r>
      <w:r w:rsidR="00BB21B0">
        <w:rPr>
          <w:rFonts w:ascii="Times New Roman" w:hAnsi="Times New Roman" w:cs="Times New Roman"/>
        </w:rPr>
        <w:t xml:space="preserve">; </w:t>
      </w:r>
      <w:r w:rsidR="00B841D7">
        <w:rPr>
          <w:rFonts w:ascii="Times New Roman" w:hAnsi="Times New Roman" w:cs="Times New Roman"/>
        </w:rPr>
        <w:t>1</w:t>
      </w:r>
      <w:r w:rsidR="00086635">
        <w:rPr>
          <w:rFonts w:ascii="Times New Roman" w:hAnsi="Times New Roman" w:cs="Times New Roman"/>
        </w:rPr>
        <w:t>73</w:t>
      </w:r>
      <w:r w:rsidR="00B841D7">
        <w:rPr>
          <w:rFonts w:ascii="Times New Roman" w:hAnsi="Times New Roman" w:cs="Times New Roman"/>
        </w:rPr>
        <w:t xml:space="preserve"> pregnancies were excluded for only </w:t>
      </w:r>
      <w:r w:rsidR="00D04E65">
        <w:rPr>
          <w:rFonts w:ascii="Times New Roman" w:hAnsi="Times New Roman" w:cs="Times New Roman"/>
        </w:rPr>
        <w:t>receiving naltrexone.</w:t>
      </w:r>
      <w:r w:rsidR="00B841D7">
        <w:rPr>
          <w:rFonts w:ascii="Times New Roman" w:hAnsi="Times New Roman" w:cs="Times New Roman"/>
        </w:rPr>
        <w:t xml:space="preserve"> </w:t>
      </w:r>
      <w:r w:rsidR="00534743">
        <w:rPr>
          <w:rFonts w:ascii="Times New Roman" w:hAnsi="Times New Roman" w:cs="Times New Roman"/>
        </w:rPr>
        <w:t xml:space="preserve">Individuals who received both buprenorphine and naltrexone were included in this model (n=102 pregnancies), but prescriptions for naltrexone were </w:t>
      </w:r>
      <w:r w:rsidR="00074C1B">
        <w:rPr>
          <w:rFonts w:ascii="Times New Roman" w:hAnsi="Times New Roman" w:cs="Times New Roman"/>
        </w:rPr>
        <w:t xml:space="preserve">excluded. </w:t>
      </w:r>
      <w:r w:rsidR="00BB21B0">
        <w:rPr>
          <w:rFonts w:ascii="Times New Roman" w:hAnsi="Times New Roman" w:cs="Times New Roman"/>
        </w:rPr>
        <w:t>A</w:t>
      </w:r>
      <w:r>
        <w:rPr>
          <w:rFonts w:ascii="Times New Roman" w:hAnsi="Times New Roman" w:cs="Times New Roman"/>
        </w:rPr>
        <w:t xml:space="preserve">n additional 30-days’ supply </w:t>
      </w:r>
      <w:r w:rsidR="00AD0146">
        <w:rPr>
          <w:rFonts w:ascii="Times New Roman" w:hAnsi="Times New Roman" w:cs="Times New Roman"/>
        </w:rPr>
        <w:t xml:space="preserve">of buprenorphine </w:t>
      </w:r>
      <w:r>
        <w:rPr>
          <w:rFonts w:ascii="Times New Roman" w:hAnsi="Times New Roman" w:cs="Times New Roman"/>
        </w:rPr>
        <w:t>was associated with</w:t>
      </w:r>
      <w:r w:rsidR="00D04E65">
        <w:rPr>
          <w:rFonts w:ascii="Times New Roman" w:hAnsi="Times New Roman" w:cs="Times New Roman"/>
        </w:rPr>
        <w:t xml:space="preserve"> </w:t>
      </w:r>
      <w:r w:rsidR="00BB21B0">
        <w:rPr>
          <w:rFonts w:ascii="Times New Roman" w:hAnsi="Times New Roman" w:cs="Times New Roman"/>
        </w:rPr>
        <w:t xml:space="preserve">a </w:t>
      </w:r>
      <w:r w:rsidR="00D04E65">
        <w:rPr>
          <w:rFonts w:ascii="Times New Roman" w:hAnsi="Times New Roman" w:cs="Times New Roman"/>
        </w:rPr>
        <w:t xml:space="preserve">reduced hazard of the outcome; unadjusted HR </w:t>
      </w:r>
      <w:r w:rsidR="00AD0146">
        <w:rPr>
          <w:rFonts w:ascii="Times New Roman" w:hAnsi="Times New Roman" w:cs="Times New Roman"/>
        </w:rPr>
        <w:t>was</w:t>
      </w:r>
      <w:r w:rsidR="00D04E65">
        <w:rPr>
          <w:rFonts w:ascii="Times New Roman" w:hAnsi="Times New Roman" w:cs="Times New Roman"/>
        </w:rPr>
        <w:t xml:space="preserve"> 0.76 (95% CI: 0.6</w:t>
      </w:r>
      <w:r w:rsidR="009D65F9">
        <w:rPr>
          <w:rFonts w:ascii="Times New Roman" w:hAnsi="Times New Roman" w:cs="Times New Roman"/>
        </w:rPr>
        <w:t>7</w:t>
      </w:r>
      <w:r w:rsidR="00D04E65">
        <w:rPr>
          <w:rFonts w:ascii="Times New Roman" w:hAnsi="Times New Roman" w:cs="Times New Roman"/>
        </w:rPr>
        <w:t>-0.8</w:t>
      </w:r>
      <w:r w:rsidR="00086635">
        <w:rPr>
          <w:rFonts w:ascii="Times New Roman" w:hAnsi="Times New Roman" w:cs="Times New Roman"/>
        </w:rPr>
        <w:t>7</w:t>
      </w:r>
      <w:r w:rsidR="00D04E65">
        <w:rPr>
          <w:rFonts w:ascii="Times New Roman" w:hAnsi="Times New Roman" w:cs="Times New Roman"/>
        </w:rPr>
        <w:t>) and</w:t>
      </w:r>
      <w:r>
        <w:rPr>
          <w:rFonts w:ascii="Times New Roman" w:hAnsi="Times New Roman" w:cs="Times New Roman"/>
        </w:rPr>
        <w:t xml:space="preserve"> </w:t>
      </w:r>
      <w:r w:rsidR="00D04E65">
        <w:rPr>
          <w:rFonts w:ascii="Times New Roman" w:hAnsi="Times New Roman" w:cs="Times New Roman"/>
        </w:rPr>
        <w:t>an adjusted</w:t>
      </w:r>
      <w:r>
        <w:rPr>
          <w:rFonts w:ascii="Times New Roman" w:hAnsi="Times New Roman" w:cs="Times New Roman"/>
        </w:rPr>
        <w:t xml:space="preserve"> </w:t>
      </w:r>
      <w:r w:rsidR="00D04E65">
        <w:rPr>
          <w:rFonts w:ascii="Times New Roman" w:hAnsi="Times New Roman" w:cs="Times New Roman"/>
        </w:rPr>
        <w:t>hazard ratio</w:t>
      </w:r>
      <w:r>
        <w:rPr>
          <w:rFonts w:ascii="Times New Roman" w:hAnsi="Times New Roman" w:cs="Times New Roman"/>
        </w:rPr>
        <w:t xml:space="preserve"> </w:t>
      </w:r>
      <w:r w:rsidR="00D04E65">
        <w:rPr>
          <w:rFonts w:ascii="Times New Roman" w:hAnsi="Times New Roman" w:cs="Times New Roman"/>
        </w:rPr>
        <w:t>was</w:t>
      </w:r>
      <w:r>
        <w:rPr>
          <w:rFonts w:ascii="Times New Roman" w:hAnsi="Times New Roman" w:cs="Times New Roman"/>
        </w:rPr>
        <w:t xml:space="preserve"> 0.7</w:t>
      </w:r>
      <w:r w:rsidR="00086635">
        <w:rPr>
          <w:rFonts w:ascii="Times New Roman" w:hAnsi="Times New Roman" w:cs="Times New Roman"/>
        </w:rPr>
        <w:t>9</w:t>
      </w:r>
      <w:r>
        <w:rPr>
          <w:rFonts w:ascii="Times New Roman" w:hAnsi="Times New Roman" w:cs="Times New Roman"/>
        </w:rPr>
        <w:t xml:space="preserve"> (95% CI: 0.6</w:t>
      </w:r>
      <w:r w:rsidR="00086635">
        <w:rPr>
          <w:rFonts w:ascii="Times New Roman" w:hAnsi="Times New Roman" w:cs="Times New Roman"/>
        </w:rPr>
        <w:t>9</w:t>
      </w:r>
      <w:r>
        <w:rPr>
          <w:rFonts w:ascii="Times New Roman" w:hAnsi="Times New Roman" w:cs="Times New Roman"/>
        </w:rPr>
        <w:t xml:space="preserve">-0.90). </w:t>
      </w:r>
      <w:r w:rsidR="00D04E65">
        <w:rPr>
          <w:rFonts w:ascii="Times New Roman" w:hAnsi="Times New Roman" w:cs="Times New Roman"/>
        </w:rPr>
        <w:t>Factors associated with increased risk of the outcome</w:t>
      </w:r>
      <w:r>
        <w:rPr>
          <w:rFonts w:ascii="Times New Roman" w:hAnsi="Times New Roman" w:cs="Times New Roman"/>
        </w:rPr>
        <w:t xml:space="preserve"> were similar to the model </w:t>
      </w:r>
      <w:r w:rsidR="00BB21B0">
        <w:rPr>
          <w:rFonts w:ascii="Times New Roman" w:hAnsi="Times New Roman" w:cs="Times New Roman"/>
        </w:rPr>
        <w:t>that</w:t>
      </w:r>
      <w:r>
        <w:rPr>
          <w:rFonts w:ascii="Times New Roman" w:hAnsi="Times New Roman" w:cs="Times New Roman"/>
        </w:rPr>
        <w:t xml:space="preserve"> includ</w:t>
      </w:r>
      <w:r w:rsidR="00BB21B0">
        <w:rPr>
          <w:rFonts w:ascii="Times New Roman" w:hAnsi="Times New Roman" w:cs="Times New Roman"/>
        </w:rPr>
        <w:t>ed</w:t>
      </w:r>
      <w:r>
        <w:rPr>
          <w:rFonts w:ascii="Times New Roman" w:hAnsi="Times New Roman" w:cs="Times New Roman"/>
        </w:rPr>
        <w:t xml:space="preserve"> naltrexone, except that alcohol or other substance use disorder</w:t>
      </w:r>
      <w:r w:rsidR="00AD0146">
        <w:rPr>
          <w:rFonts w:ascii="Times New Roman" w:hAnsi="Times New Roman" w:cs="Times New Roman"/>
        </w:rPr>
        <w:t xml:space="preserve">s </w:t>
      </w:r>
      <w:r>
        <w:rPr>
          <w:rFonts w:ascii="Times New Roman" w:hAnsi="Times New Roman" w:cs="Times New Roman"/>
        </w:rPr>
        <w:t>w</w:t>
      </w:r>
      <w:r w:rsidR="00D04E65">
        <w:rPr>
          <w:rFonts w:ascii="Times New Roman" w:hAnsi="Times New Roman" w:cs="Times New Roman"/>
        </w:rPr>
        <w:t>ere</w:t>
      </w:r>
      <w:r>
        <w:rPr>
          <w:rFonts w:ascii="Times New Roman" w:hAnsi="Times New Roman" w:cs="Times New Roman"/>
        </w:rPr>
        <w:t xml:space="preserve"> also </w:t>
      </w:r>
      <w:r w:rsidR="00D04E65">
        <w:rPr>
          <w:rFonts w:ascii="Times New Roman" w:hAnsi="Times New Roman" w:cs="Times New Roman"/>
        </w:rPr>
        <w:t xml:space="preserve">positively </w:t>
      </w:r>
      <w:r>
        <w:rPr>
          <w:rFonts w:ascii="Times New Roman" w:hAnsi="Times New Roman" w:cs="Times New Roman"/>
        </w:rPr>
        <w:t xml:space="preserve">associated with </w:t>
      </w:r>
      <w:r w:rsidR="00D04E65">
        <w:rPr>
          <w:rFonts w:ascii="Times New Roman" w:hAnsi="Times New Roman" w:cs="Times New Roman"/>
        </w:rPr>
        <w:t>increased risk of the outcome (aHR: 1.</w:t>
      </w:r>
      <w:r w:rsidR="00086635">
        <w:rPr>
          <w:rFonts w:ascii="Times New Roman" w:hAnsi="Times New Roman" w:cs="Times New Roman"/>
        </w:rPr>
        <w:t>47</w:t>
      </w:r>
      <w:r w:rsidR="00D04E65">
        <w:rPr>
          <w:rFonts w:ascii="Times New Roman" w:hAnsi="Times New Roman" w:cs="Times New Roman"/>
        </w:rPr>
        <w:t>, 95% CI: 1.0</w:t>
      </w:r>
      <w:r w:rsidR="00086635">
        <w:rPr>
          <w:rFonts w:ascii="Times New Roman" w:hAnsi="Times New Roman" w:cs="Times New Roman"/>
        </w:rPr>
        <w:t>2</w:t>
      </w:r>
      <w:r w:rsidR="00D04E65">
        <w:rPr>
          <w:rFonts w:ascii="Times New Roman" w:hAnsi="Times New Roman" w:cs="Times New Roman"/>
        </w:rPr>
        <w:t>-2.</w:t>
      </w:r>
      <w:r w:rsidR="00086635">
        <w:rPr>
          <w:rFonts w:ascii="Times New Roman" w:hAnsi="Times New Roman" w:cs="Times New Roman"/>
        </w:rPr>
        <w:t>1</w:t>
      </w:r>
      <w:r w:rsidR="001723D5">
        <w:rPr>
          <w:rFonts w:ascii="Times New Roman" w:hAnsi="Times New Roman" w:cs="Times New Roman"/>
        </w:rPr>
        <w:t>2</w:t>
      </w:r>
      <w:r w:rsidR="00D04E65">
        <w:rPr>
          <w:rFonts w:ascii="Times New Roman" w:hAnsi="Times New Roman" w:cs="Times New Roman"/>
        </w:rPr>
        <w:t>)</w:t>
      </w:r>
      <w:r>
        <w:rPr>
          <w:rFonts w:ascii="Times New Roman" w:hAnsi="Times New Roman" w:cs="Times New Roman"/>
        </w:rPr>
        <w:t>.</w:t>
      </w:r>
      <w:r w:rsidR="00394CC4">
        <w:rPr>
          <w:rFonts w:ascii="Times New Roman" w:hAnsi="Times New Roman" w:cs="Times New Roman"/>
        </w:rPr>
        <w:t xml:space="preserve"> Detailed results of the multivariable model </w:t>
      </w:r>
      <w:r w:rsidR="00972339">
        <w:rPr>
          <w:rFonts w:ascii="Times New Roman" w:hAnsi="Times New Roman" w:cs="Times New Roman"/>
        </w:rPr>
        <w:t>are</w:t>
      </w:r>
      <w:r w:rsidR="00394CC4">
        <w:rPr>
          <w:rFonts w:ascii="Times New Roman" w:hAnsi="Times New Roman" w:cs="Times New Roman"/>
        </w:rPr>
        <w:t xml:space="preserve"> in the Supplement.</w:t>
      </w:r>
    </w:p>
    <w:p w14:paraId="14A848DB" w14:textId="77777777" w:rsidR="00782F71" w:rsidRDefault="00782F71" w:rsidP="00372D26">
      <w:pPr>
        <w:spacing w:line="240" w:lineRule="auto"/>
        <w:contextualSpacing/>
        <w:rPr>
          <w:rFonts w:ascii="Times New Roman" w:hAnsi="Times New Roman" w:cs="Times New Roman"/>
        </w:rPr>
      </w:pPr>
    </w:p>
    <w:p w14:paraId="0FFCA997" w14:textId="389B3056" w:rsidR="00782F71" w:rsidRDefault="00782F71" w:rsidP="00782F71">
      <w:pPr>
        <w:spacing w:line="240" w:lineRule="auto"/>
        <w:contextualSpacing/>
        <w:rPr>
          <w:rFonts w:ascii="Times New Roman" w:hAnsi="Times New Roman" w:cs="Times New Roman"/>
          <w:i/>
          <w:iCs/>
        </w:rPr>
      </w:pPr>
      <w:r>
        <w:rPr>
          <w:rFonts w:ascii="Times New Roman" w:hAnsi="Times New Roman" w:cs="Times New Roman"/>
          <w:i/>
          <w:iCs/>
        </w:rPr>
        <w:t xml:space="preserve">Secondary analysis on </w:t>
      </w:r>
      <w:r w:rsidR="00A74B13">
        <w:rPr>
          <w:rFonts w:ascii="Times New Roman" w:hAnsi="Times New Roman" w:cs="Times New Roman"/>
          <w:i/>
          <w:iCs/>
        </w:rPr>
        <w:t xml:space="preserve">the </w:t>
      </w:r>
      <w:r>
        <w:rPr>
          <w:rFonts w:ascii="Times New Roman" w:hAnsi="Times New Roman" w:cs="Times New Roman"/>
          <w:i/>
          <w:iCs/>
        </w:rPr>
        <w:t>timing of MOUD receipt</w:t>
      </w:r>
    </w:p>
    <w:p w14:paraId="6B02C2B2" w14:textId="00D1F75C" w:rsidR="00782F71" w:rsidRPr="000856E7" w:rsidRDefault="00782F71" w:rsidP="001C61C9">
      <w:pPr>
        <w:spacing w:line="240" w:lineRule="auto"/>
        <w:ind w:firstLine="720"/>
        <w:contextualSpacing/>
        <w:rPr>
          <w:rFonts w:ascii="Times New Roman" w:hAnsi="Times New Roman" w:cs="Times New Roman"/>
        </w:rPr>
      </w:pPr>
      <w:r w:rsidRPr="00456EAD">
        <w:rPr>
          <w:rFonts w:ascii="Times New Roman" w:hAnsi="Times New Roman" w:cs="Times New Roman"/>
        </w:rPr>
        <w:t xml:space="preserve">The 1-year </w:t>
      </w:r>
      <w:r w:rsidR="005F3988">
        <w:rPr>
          <w:rFonts w:ascii="Times New Roman" w:hAnsi="Times New Roman" w:cs="Times New Roman"/>
        </w:rPr>
        <w:t xml:space="preserve">risk of death or overdose </w:t>
      </w:r>
      <w:r w:rsidRPr="00456EAD">
        <w:rPr>
          <w:rFonts w:ascii="Times New Roman" w:hAnsi="Times New Roman" w:cs="Times New Roman"/>
        </w:rPr>
        <w:t>was 1.4</w:t>
      </w:r>
      <w:r w:rsidR="00392736">
        <w:rPr>
          <w:rFonts w:ascii="Times New Roman" w:hAnsi="Times New Roman" w:cs="Times New Roman"/>
        </w:rPr>
        <w:t>7</w:t>
      </w:r>
      <w:r w:rsidRPr="00456EAD">
        <w:rPr>
          <w:rFonts w:ascii="Times New Roman" w:hAnsi="Times New Roman" w:cs="Times New Roman"/>
        </w:rPr>
        <w:t>%</w:t>
      </w:r>
      <w:r w:rsidR="005F3988">
        <w:rPr>
          <w:rFonts w:ascii="Times New Roman" w:hAnsi="Times New Roman" w:cs="Times New Roman"/>
        </w:rPr>
        <w:t xml:space="preserve"> among individuals who received MOUD both </w:t>
      </w:r>
      <w:ins w:id="10" w:author="Sundermann, Alexandra C" w:date="2026-01-21T16:20:00Z" w16du:dateUtc="2026-01-21T22:20:00Z">
        <w:r w:rsidR="00807FD1">
          <w:rPr>
            <w:rFonts w:ascii="Times New Roman" w:hAnsi="Times New Roman" w:cs="Times New Roman"/>
          </w:rPr>
          <w:t>ante</w:t>
        </w:r>
      </w:ins>
      <w:del w:id="11" w:author="Sundermann, Alexandra C" w:date="2026-01-21T16:20:00Z" w16du:dateUtc="2026-01-21T22:20:00Z">
        <w:r w:rsidR="005F3988" w:rsidDel="00807FD1">
          <w:rPr>
            <w:rFonts w:ascii="Times New Roman" w:hAnsi="Times New Roman" w:cs="Times New Roman"/>
          </w:rPr>
          <w:delText>pre</w:delText>
        </w:r>
      </w:del>
      <w:r w:rsidR="005F3988">
        <w:rPr>
          <w:rFonts w:ascii="Times New Roman" w:hAnsi="Times New Roman" w:cs="Times New Roman"/>
        </w:rPr>
        <w:t>partum and postpartum</w:t>
      </w:r>
      <w:r w:rsidRPr="00456EAD">
        <w:rPr>
          <w:rFonts w:ascii="Times New Roman" w:hAnsi="Times New Roman" w:cs="Times New Roman"/>
        </w:rPr>
        <w:t xml:space="preserve">, </w:t>
      </w:r>
      <w:r w:rsidR="005F3988">
        <w:rPr>
          <w:rFonts w:ascii="Times New Roman" w:hAnsi="Times New Roman" w:cs="Times New Roman"/>
        </w:rPr>
        <w:t>compared with</w:t>
      </w:r>
      <w:r w:rsidRPr="00456EAD">
        <w:rPr>
          <w:rFonts w:ascii="Times New Roman" w:hAnsi="Times New Roman" w:cs="Times New Roman"/>
        </w:rPr>
        <w:t xml:space="preserve"> 2.4</w:t>
      </w:r>
      <w:r w:rsidR="00392736">
        <w:rPr>
          <w:rFonts w:ascii="Times New Roman" w:hAnsi="Times New Roman" w:cs="Times New Roman"/>
        </w:rPr>
        <w:t>5</w:t>
      </w:r>
      <w:r w:rsidR="005F3988">
        <w:rPr>
          <w:rFonts w:ascii="Times New Roman" w:hAnsi="Times New Roman" w:cs="Times New Roman"/>
        </w:rPr>
        <w:t xml:space="preserve">% among those who received MOUD only </w:t>
      </w:r>
      <w:ins w:id="12" w:author="Sundermann, Alexandra C" w:date="2026-01-21T16:20:00Z" w16du:dateUtc="2026-01-21T22:20:00Z">
        <w:r w:rsidR="00807FD1">
          <w:rPr>
            <w:rFonts w:ascii="Times New Roman" w:hAnsi="Times New Roman" w:cs="Times New Roman"/>
          </w:rPr>
          <w:t>ant</w:t>
        </w:r>
      </w:ins>
      <w:del w:id="13" w:author="Sundermann, Alexandra C" w:date="2026-01-21T16:20:00Z" w16du:dateUtc="2026-01-21T22:20:00Z">
        <w:r w:rsidR="005F3988" w:rsidDel="00807FD1">
          <w:rPr>
            <w:rFonts w:ascii="Times New Roman" w:hAnsi="Times New Roman" w:cs="Times New Roman"/>
          </w:rPr>
          <w:delText>pr</w:delText>
        </w:r>
      </w:del>
      <w:r w:rsidR="005F3988">
        <w:rPr>
          <w:rFonts w:ascii="Times New Roman" w:hAnsi="Times New Roman" w:cs="Times New Roman"/>
        </w:rPr>
        <w:t>epartum</w:t>
      </w:r>
      <w:r w:rsidRPr="00456EAD">
        <w:rPr>
          <w:rFonts w:ascii="Times New Roman" w:hAnsi="Times New Roman" w:cs="Times New Roman"/>
        </w:rPr>
        <w:t xml:space="preserve"> and 2.</w:t>
      </w:r>
      <w:r w:rsidR="00392736">
        <w:rPr>
          <w:rFonts w:ascii="Times New Roman" w:hAnsi="Times New Roman" w:cs="Times New Roman"/>
        </w:rPr>
        <w:t>82</w:t>
      </w:r>
      <w:r w:rsidRPr="00456EAD">
        <w:rPr>
          <w:rFonts w:ascii="Times New Roman" w:hAnsi="Times New Roman" w:cs="Times New Roman"/>
        </w:rPr>
        <w:t xml:space="preserve">% </w:t>
      </w:r>
      <w:r w:rsidR="005F3988">
        <w:rPr>
          <w:rFonts w:ascii="Times New Roman" w:hAnsi="Times New Roman" w:cs="Times New Roman"/>
        </w:rPr>
        <w:t xml:space="preserve">among those who received MOUD only postpartum. </w:t>
      </w:r>
      <w:r w:rsidRPr="00456EAD">
        <w:rPr>
          <w:rFonts w:ascii="Times New Roman" w:hAnsi="Times New Roman" w:cs="Times New Roman"/>
        </w:rPr>
        <w:t>These probabilities are statistically different (p=0.0</w:t>
      </w:r>
      <w:r w:rsidR="00DD2221">
        <w:rPr>
          <w:rFonts w:ascii="Times New Roman" w:hAnsi="Times New Roman" w:cs="Times New Roman"/>
        </w:rPr>
        <w:t>0</w:t>
      </w:r>
      <w:r w:rsidR="00392736">
        <w:rPr>
          <w:rFonts w:ascii="Times New Roman" w:hAnsi="Times New Roman" w:cs="Times New Roman"/>
        </w:rPr>
        <w:t>7</w:t>
      </w:r>
      <w:r w:rsidRPr="00456EAD">
        <w:rPr>
          <w:rFonts w:ascii="Times New Roman" w:hAnsi="Times New Roman" w:cs="Times New Roman"/>
        </w:rPr>
        <w:t>). The multivariable model showed tha</w:t>
      </w:r>
      <w:r w:rsidR="00392736">
        <w:rPr>
          <w:rFonts w:ascii="Times New Roman" w:hAnsi="Times New Roman" w:cs="Times New Roman"/>
        </w:rPr>
        <w:t xml:space="preserve">t </w:t>
      </w:r>
      <w:r w:rsidR="00F50940">
        <w:rPr>
          <w:rFonts w:ascii="Times New Roman" w:hAnsi="Times New Roman" w:cs="Times New Roman"/>
        </w:rPr>
        <w:t xml:space="preserve">compared to individuals who received MOUD both </w:t>
      </w:r>
      <w:ins w:id="14" w:author="Sundermann, Alexandra C" w:date="2026-01-21T16:20:00Z" w16du:dateUtc="2026-01-21T22:20:00Z">
        <w:r w:rsidR="00807FD1">
          <w:rPr>
            <w:rFonts w:ascii="Times New Roman" w:hAnsi="Times New Roman" w:cs="Times New Roman"/>
          </w:rPr>
          <w:t>ante</w:t>
        </w:r>
      </w:ins>
      <w:del w:id="15" w:author="Sundermann, Alexandra C" w:date="2026-01-21T16:20:00Z" w16du:dateUtc="2026-01-21T22:20:00Z">
        <w:r w:rsidR="00F50940" w:rsidDel="00807FD1">
          <w:rPr>
            <w:rFonts w:ascii="Times New Roman" w:hAnsi="Times New Roman" w:cs="Times New Roman"/>
          </w:rPr>
          <w:delText>pr</w:delText>
        </w:r>
      </w:del>
      <w:r w:rsidR="00F50940">
        <w:rPr>
          <w:rFonts w:ascii="Times New Roman" w:hAnsi="Times New Roman" w:cs="Times New Roman"/>
        </w:rPr>
        <w:t xml:space="preserve">epartum and postpartum, those who </w:t>
      </w:r>
      <w:r w:rsidR="00B35981">
        <w:rPr>
          <w:rFonts w:ascii="Times New Roman" w:hAnsi="Times New Roman" w:cs="Times New Roman"/>
        </w:rPr>
        <w:t xml:space="preserve">received MOUD only </w:t>
      </w:r>
      <w:ins w:id="16" w:author="Sundermann, Alexandra C" w:date="2026-01-21T16:20:00Z" w16du:dateUtc="2026-01-21T22:20:00Z">
        <w:r w:rsidR="00807FD1">
          <w:rPr>
            <w:rFonts w:ascii="Times New Roman" w:hAnsi="Times New Roman" w:cs="Times New Roman"/>
          </w:rPr>
          <w:t>ante</w:t>
        </w:r>
      </w:ins>
      <w:del w:id="17" w:author="Sundermann, Alexandra C" w:date="2026-01-21T16:20:00Z" w16du:dateUtc="2026-01-21T22:20:00Z">
        <w:r w:rsidR="00F50940" w:rsidDel="00807FD1">
          <w:rPr>
            <w:rFonts w:ascii="Times New Roman" w:hAnsi="Times New Roman" w:cs="Times New Roman"/>
          </w:rPr>
          <w:delText>pr</w:delText>
        </w:r>
      </w:del>
      <w:r w:rsidR="00F50940">
        <w:rPr>
          <w:rFonts w:ascii="Times New Roman" w:hAnsi="Times New Roman" w:cs="Times New Roman"/>
        </w:rPr>
        <w:t xml:space="preserve">epartum had a </w:t>
      </w:r>
      <w:r w:rsidR="00B35981">
        <w:rPr>
          <w:rFonts w:ascii="Times New Roman" w:hAnsi="Times New Roman" w:cs="Times New Roman"/>
        </w:rPr>
        <w:t xml:space="preserve">higher </w:t>
      </w:r>
      <w:r w:rsidR="00F50940">
        <w:rPr>
          <w:rFonts w:ascii="Times New Roman" w:hAnsi="Times New Roman" w:cs="Times New Roman"/>
        </w:rPr>
        <w:t xml:space="preserve">hazard </w:t>
      </w:r>
      <w:r w:rsidR="00B35981">
        <w:rPr>
          <w:rFonts w:ascii="Times New Roman" w:hAnsi="Times New Roman" w:cs="Times New Roman"/>
        </w:rPr>
        <w:t xml:space="preserve">of the outcome </w:t>
      </w:r>
      <w:r w:rsidR="00F50940">
        <w:rPr>
          <w:rFonts w:ascii="Times New Roman" w:hAnsi="Times New Roman" w:cs="Times New Roman"/>
        </w:rPr>
        <w:t>(</w:t>
      </w:r>
      <w:r w:rsidR="00B35981">
        <w:rPr>
          <w:rFonts w:ascii="Times New Roman" w:hAnsi="Times New Roman" w:cs="Times New Roman"/>
        </w:rPr>
        <w:t xml:space="preserve">HR=1.61; </w:t>
      </w:r>
      <w:r w:rsidR="00F50940">
        <w:rPr>
          <w:rFonts w:ascii="Times New Roman" w:hAnsi="Times New Roman" w:cs="Times New Roman"/>
        </w:rPr>
        <w:t>95% CI: 1.01-2.58)</w:t>
      </w:r>
      <w:r w:rsidR="000731D4">
        <w:rPr>
          <w:rFonts w:ascii="Times New Roman" w:hAnsi="Times New Roman" w:cs="Times New Roman"/>
        </w:rPr>
        <w:t xml:space="preserve">, as did </w:t>
      </w:r>
      <w:r w:rsidR="00F50940">
        <w:rPr>
          <w:rFonts w:ascii="Times New Roman" w:hAnsi="Times New Roman" w:cs="Times New Roman"/>
        </w:rPr>
        <w:t xml:space="preserve">those who received </w:t>
      </w:r>
      <w:r w:rsidR="000731D4">
        <w:rPr>
          <w:rFonts w:ascii="Times New Roman" w:hAnsi="Times New Roman" w:cs="Times New Roman"/>
        </w:rPr>
        <w:t>MOUD only</w:t>
      </w:r>
      <w:r w:rsidR="00F50940">
        <w:rPr>
          <w:rFonts w:ascii="Times New Roman" w:hAnsi="Times New Roman" w:cs="Times New Roman"/>
        </w:rPr>
        <w:t xml:space="preserve"> postpartum (</w:t>
      </w:r>
      <w:r w:rsidR="000731D4">
        <w:rPr>
          <w:rFonts w:ascii="Times New Roman" w:hAnsi="Times New Roman" w:cs="Times New Roman"/>
        </w:rPr>
        <w:t xml:space="preserve">HR=1.74; </w:t>
      </w:r>
      <w:r w:rsidR="00F50940">
        <w:rPr>
          <w:rFonts w:ascii="Times New Roman" w:hAnsi="Times New Roman" w:cs="Times New Roman"/>
        </w:rPr>
        <w:t xml:space="preserve">95% CI: 1.06-2.87). </w:t>
      </w:r>
      <w:r w:rsidR="00F50940" w:rsidRPr="00D64EFA">
        <w:rPr>
          <w:rFonts w:ascii="Times New Roman" w:hAnsi="Times New Roman" w:cs="Times New Roman"/>
        </w:rPr>
        <w:t xml:space="preserve">However, this </w:t>
      </w:r>
      <w:r w:rsidR="006F1300">
        <w:rPr>
          <w:rFonts w:ascii="Times New Roman" w:hAnsi="Times New Roman" w:cs="Times New Roman"/>
        </w:rPr>
        <w:t>association</w:t>
      </w:r>
      <w:r w:rsidR="006F1300" w:rsidRPr="00D64EFA">
        <w:rPr>
          <w:rFonts w:ascii="Times New Roman" w:hAnsi="Times New Roman" w:cs="Times New Roman"/>
        </w:rPr>
        <w:t xml:space="preserve"> </w:t>
      </w:r>
      <w:r w:rsidR="00666E68" w:rsidRPr="00D64EFA">
        <w:rPr>
          <w:rFonts w:ascii="Times New Roman" w:hAnsi="Times New Roman" w:cs="Times New Roman"/>
        </w:rPr>
        <w:t>wa</w:t>
      </w:r>
      <w:r w:rsidR="00F50940" w:rsidRPr="00D64EFA">
        <w:rPr>
          <w:rFonts w:ascii="Times New Roman" w:hAnsi="Times New Roman" w:cs="Times New Roman"/>
        </w:rPr>
        <w:t xml:space="preserve">s attenuated after adjusting </w:t>
      </w:r>
      <w:r w:rsidR="00D64EFA" w:rsidRPr="001C61C9">
        <w:rPr>
          <w:rFonts w:ascii="Times New Roman" w:hAnsi="Times New Roman" w:cs="Times New Roman"/>
        </w:rPr>
        <w:t>for</w:t>
      </w:r>
      <w:r w:rsidR="00F50940" w:rsidRPr="00D64EFA">
        <w:rPr>
          <w:rFonts w:ascii="Times New Roman" w:hAnsi="Times New Roman" w:cs="Times New Roman"/>
        </w:rPr>
        <w:t xml:space="preserve"> the total days’ supply</w:t>
      </w:r>
      <w:r w:rsidR="00D64EFA" w:rsidRPr="001C61C9">
        <w:rPr>
          <w:rFonts w:ascii="Times New Roman" w:hAnsi="Times New Roman" w:cs="Times New Roman"/>
        </w:rPr>
        <w:t xml:space="preserve">, suggesting that cumulative MOUD exposure may partially explain the </w:t>
      </w:r>
      <w:r w:rsidR="006F1300">
        <w:rPr>
          <w:rFonts w:ascii="Times New Roman" w:hAnsi="Times New Roman" w:cs="Times New Roman"/>
        </w:rPr>
        <w:t>relationship</w:t>
      </w:r>
      <w:r w:rsidR="006F1300" w:rsidRPr="001C61C9">
        <w:rPr>
          <w:rFonts w:ascii="Times New Roman" w:hAnsi="Times New Roman" w:cs="Times New Roman"/>
        </w:rPr>
        <w:t xml:space="preserve"> </w:t>
      </w:r>
      <w:r w:rsidR="00D64EFA" w:rsidRPr="001C61C9">
        <w:rPr>
          <w:rFonts w:ascii="Times New Roman" w:hAnsi="Times New Roman" w:cs="Times New Roman"/>
        </w:rPr>
        <w:t xml:space="preserve">between timing </w:t>
      </w:r>
      <w:r w:rsidR="001C61C9">
        <w:rPr>
          <w:rFonts w:ascii="Times New Roman" w:hAnsi="Times New Roman" w:cs="Times New Roman"/>
        </w:rPr>
        <w:t xml:space="preserve">of MOUD receipt </w:t>
      </w:r>
      <w:r w:rsidR="00D64EFA" w:rsidRPr="001C61C9">
        <w:rPr>
          <w:rFonts w:ascii="Times New Roman" w:hAnsi="Times New Roman" w:cs="Times New Roman"/>
        </w:rPr>
        <w:t xml:space="preserve">and the outcome. </w:t>
      </w:r>
      <w:r w:rsidR="003D2272" w:rsidRPr="00D64EFA">
        <w:rPr>
          <w:rFonts w:ascii="Times New Roman" w:hAnsi="Times New Roman" w:cs="Times New Roman"/>
        </w:rPr>
        <w:t xml:space="preserve">Table </w:t>
      </w:r>
      <w:r w:rsidR="00430C74" w:rsidRPr="00D64EFA">
        <w:rPr>
          <w:rFonts w:ascii="Times New Roman" w:hAnsi="Times New Roman" w:cs="Times New Roman"/>
        </w:rPr>
        <w:t xml:space="preserve">3 reports </w:t>
      </w:r>
      <w:r w:rsidR="009B2DF3" w:rsidRPr="00D64EFA">
        <w:rPr>
          <w:rFonts w:ascii="Times New Roman" w:hAnsi="Times New Roman" w:cs="Times New Roman"/>
        </w:rPr>
        <w:t>estimates</w:t>
      </w:r>
      <w:r w:rsidR="00430C74" w:rsidRPr="00D64EFA">
        <w:rPr>
          <w:rFonts w:ascii="Times New Roman" w:hAnsi="Times New Roman" w:cs="Times New Roman"/>
        </w:rPr>
        <w:t xml:space="preserve"> </w:t>
      </w:r>
      <w:r w:rsidR="001C61C9">
        <w:rPr>
          <w:rFonts w:ascii="Times New Roman" w:hAnsi="Times New Roman" w:cs="Times New Roman"/>
        </w:rPr>
        <w:t xml:space="preserve">from </w:t>
      </w:r>
      <w:r w:rsidR="00430C74" w:rsidRPr="00D64EFA">
        <w:rPr>
          <w:rFonts w:ascii="Times New Roman" w:hAnsi="Times New Roman" w:cs="Times New Roman"/>
        </w:rPr>
        <w:t>both models.</w:t>
      </w:r>
      <w:r w:rsidR="00430C74">
        <w:rPr>
          <w:rFonts w:ascii="Times New Roman" w:hAnsi="Times New Roman" w:cs="Times New Roman"/>
        </w:rPr>
        <w:t xml:space="preserve"> </w:t>
      </w:r>
    </w:p>
    <w:p w14:paraId="527C582C" w14:textId="77777777" w:rsidR="00B0360B" w:rsidRDefault="00B0360B" w:rsidP="00372D26">
      <w:pPr>
        <w:spacing w:line="240" w:lineRule="auto"/>
        <w:contextualSpacing/>
        <w:rPr>
          <w:rFonts w:ascii="Times New Roman" w:hAnsi="Times New Roman" w:cs="Times New Roman"/>
        </w:rPr>
      </w:pPr>
    </w:p>
    <w:p w14:paraId="538B117A" w14:textId="67FE6632" w:rsidR="009D65F9" w:rsidRDefault="009D65F9" w:rsidP="00372D26">
      <w:pPr>
        <w:spacing w:line="240" w:lineRule="auto"/>
        <w:contextualSpacing/>
        <w:rPr>
          <w:rFonts w:ascii="Times New Roman" w:hAnsi="Times New Roman" w:cs="Times New Roman"/>
          <w:i/>
          <w:iCs/>
        </w:rPr>
      </w:pPr>
      <w:r>
        <w:rPr>
          <w:rFonts w:ascii="Times New Roman" w:hAnsi="Times New Roman" w:cs="Times New Roman"/>
          <w:i/>
          <w:iCs/>
        </w:rPr>
        <w:t>S</w:t>
      </w:r>
      <w:r w:rsidR="00782F71">
        <w:rPr>
          <w:rFonts w:ascii="Times New Roman" w:hAnsi="Times New Roman" w:cs="Times New Roman"/>
          <w:i/>
          <w:iCs/>
        </w:rPr>
        <w:t>ensitivity analysis limiting deliveries through 2018</w:t>
      </w:r>
      <w:r w:rsidR="0013480E">
        <w:rPr>
          <w:rFonts w:ascii="Times New Roman" w:hAnsi="Times New Roman" w:cs="Times New Roman"/>
          <w:i/>
          <w:iCs/>
        </w:rPr>
        <w:t>, follow-up to 2019</w:t>
      </w:r>
    </w:p>
    <w:p w14:paraId="3D966C6A" w14:textId="5CEC35BE" w:rsidR="00086635" w:rsidRPr="001C61C9" w:rsidRDefault="00086635" w:rsidP="001C61C9">
      <w:pPr>
        <w:spacing w:line="240" w:lineRule="auto"/>
        <w:ind w:firstLine="720"/>
        <w:contextualSpacing/>
        <w:rPr>
          <w:rFonts w:ascii="Times New Roman" w:hAnsi="Times New Roman" w:cs="Times New Roman"/>
        </w:rPr>
      </w:pPr>
      <w:r>
        <w:rPr>
          <w:rFonts w:ascii="Times New Roman" w:hAnsi="Times New Roman" w:cs="Times New Roman"/>
        </w:rPr>
        <w:t xml:space="preserve">Our </w:t>
      </w:r>
      <w:r w:rsidR="00782F71">
        <w:rPr>
          <w:rFonts w:ascii="Times New Roman" w:hAnsi="Times New Roman" w:cs="Times New Roman"/>
        </w:rPr>
        <w:t>sensitivity</w:t>
      </w:r>
      <w:r>
        <w:rPr>
          <w:rFonts w:ascii="Times New Roman" w:hAnsi="Times New Roman" w:cs="Times New Roman"/>
        </w:rPr>
        <w:t xml:space="preserve"> analysis included a cohort of 5,</w:t>
      </w:r>
      <w:r w:rsidR="00F50940">
        <w:rPr>
          <w:rFonts w:ascii="Times New Roman" w:hAnsi="Times New Roman" w:cs="Times New Roman"/>
        </w:rPr>
        <w:t xml:space="preserve">728 </w:t>
      </w:r>
      <w:r>
        <w:rPr>
          <w:rFonts w:ascii="Times New Roman" w:hAnsi="Times New Roman" w:cs="Times New Roman"/>
        </w:rPr>
        <w:t>pregnancies in 5,</w:t>
      </w:r>
      <w:r w:rsidR="00F50940">
        <w:rPr>
          <w:rFonts w:ascii="Times New Roman" w:hAnsi="Times New Roman" w:cs="Times New Roman"/>
        </w:rPr>
        <w:t xml:space="preserve">049 </w:t>
      </w:r>
      <w:r>
        <w:rPr>
          <w:rFonts w:ascii="Times New Roman" w:hAnsi="Times New Roman" w:cs="Times New Roman"/>
        </w:rPr>
        <w:t>unique individuals. Demographic and clinical characteristics are similar to those in the main analysis (Supplement). We identified 20 (0.35%) deaths and 56 (0.9</w:t>
      </w:r>
      <w:r w:rsidR="00ED5F05">
        <w:rPr>
          <w:rFonts w:ascii="Times New Roman" w:hAnsi="Times New Roman" w:cs="Times New Roman"/>
        </w:rPr>
        <w:t>8</w:t>
      </w:r>
      <w:r>
        <w:rPr>
          <w:rFonts w:ascii="Times New Roman" w:hAnsi="Times New Roman" w:cs="Times New Roman"/>
        </w:rPr>
        <w:t xml:space="preserve">%) </w:t>
      </w:r>
      <w:r w:rsidR="00EF2BC4">
        <w:rPr>
          <w:rFonts w:ascii="Times New Roman" w:hAnsi="Times New Roman" w:cs="Times New Roman"/>
        </w:rPr>
        <w:t>nonfatal</w:t>
      </w:r>
      <w:r>
        <w:rPr>
          <w:rFonts w:ascii="Times New Roman" w:hAnsi="Times New Roman" w:cs="Times New Roman"/>
        </w:rPr>
        <w:t xml:space="preserve"> overdoses in this sample. The overall risk of death or overdose at 1-year postpartum was </w:t>
      </w:r>
      <w:r w:rsidR="00782F71">
        <w:rPr>
          <w:rFonts w:ascii="Times New Roman" w:hAnsi="Times New Roman" w:cs="Times New Roman"/>
        </w:rPr>
        <w:t>1.3</w:t>
      </w:r>
      <w:r w:rsidR="00ED5F05">
        <w:rPr>
          <w:rFonts w:ascii="Times New Roman" w:hAnsi="Times New Roman" w:cs="Times New Roman"/>
        </w:rPr>
        <w:t>3</w:t>
      </w:r>
      <w:r w:rsidR="00782F71">
        <w:rPr>
          <w:rFonts w:ascii="Times New Roman" w:hAnsi="Times New Roman" w:cs="Times New Roman"/>
        </w:rPr>
        <w:t xml:space="preserve">%. </w:t>
      </w:r>
      <w:r w:rsidR="00240388">
        <w:rPr>
          <w:rFonts w:ascii="Times New Roman" w:hAnsi="Times New Roman" w:cs="Times New Roman"/>
        </w:rPr>
        <w:t xml:space="preserve">Each additional 30 days’ supply of MOUD was associated with a lower risk </w:t>
      </w:r>
      <w:r w:rsidR="00782F71">
        <w:rPr>
          <w:rFonts w:ascii="Times New Roman" w:hAnsi="Times New Roman" w:cs="Times New Roman"/>
        </w:rPr>
        <w:t xml:space="preserve">of death or overdose </w:t>
      </w:r>
      <w:r w:rsidR="00240388">
        <w:rPr>
          <w:rFonts w:ascii="Times New Roman" w:hAnsi="Times New Roman" w:cs="Times New Roman"/>
        </w:rPr>
        <w:t>(</w:t>
      </w:r>
      <w:r w:rsidR="00782F71">
        <w:rPr>
          <w:rFonts w:ascii="Times New Roman" w:hAnsi="Times New Roman" w:cs="Times New Roman"/>
        </w:rPr>
        <w:t>unadjusted hazard ratio</w:t>
      </w:r>
      <w:r w:rsidR="00240388">
        <w:rPr>
          <w:rFonts w:ascii="Times New Roman" w:hAnsi="Times New Roman" w:cs="Times New Roman"/>
        </w:rPr>
        <w:t xml:space="preserve">, </w:t>
      </w:r>
      <w:r w:rsidR="00782F71">
        <w:rPr>
          <w:rFonts w:ascii="Times New Roman" w:hAnsi="Times New Roman" w:cs="Times New Roman"/>
        </w:rPr>
        <w:t>0.</w:t>
      </w:r>
      <w:r w:rsidR="00ED5F05">
        <w:rPr>
          <w:rFonts w:ascii="Times New Roman" w:hAnsi="Times New Roman" w:cs="Times New Roman"/>
        </w:rPr>
        <w:t>7</w:t>
      </w:r>
      <w:r w:rsidR="007C0D78">
        <w:rPr>
          <w:rFonts w:ascii="Times New Roman" w:hAnsi="Times New Roman" w:cs="Times New Roman"/>
        </w:rPr>
        <w:t>5</w:t>
      </w:r>
      <w:r w:rsidR="00240388">
        <w:rPr>
          <w:rFonts w:ascii="Times New Roman" w:hAnsi="Times New Roman" w:cs="Times New Roman"/>
        </w:rPr>
        <w:t xml:space="preserve">; </w:t>
      </w:r>
      <w:r w:rsidR="00782F71">
        <w:rPr>
          <w:rFonts w:ascii="Times New Roman" w:hAnsi="Times New Roman" w:cs="Times New Roman"/>
        </w:rPr>
        <w:t>95% CI: 0.</w:t>
      </w:r>
      <w:r w:rsidR="00ED5F05">
        <w:rPr>
          <w:rFonts w:ascii="Times New Roman" w:hAnsi="Times New Roman" w:cs="Times New Roman"/>
        </w:rPr>
        <w:t>6</w:t>
      </w:r>
      <w:r w:rsidR="007C0D78">
        <w:rPr>
          <w:rFonts w:ascii="Times New Roman" w:hAnsi="Times New Roman" w:cs="Times New Roman"/>
        </w:rPr>
        <w:t>3</w:t>
      </w:r>
      <w:r w:rsidR="00782F71">
        <w:rPr>
          <w:rFonts w:ascii="Times New Roman" w:hAnsi="Times New Roman" w:cs="Times New Roman"/>
        </w:rPr>
        <w:t>-0.</w:t>
      </w:r>
      <w:r w:rsidR="00ED5F05">
        <w:rPr>
          <w:rFonts w:ascii="Times New Roman" w:hAnsi="Times New Roman" w:cs="Times New Roman"/>
        </w:rPr>
        <w:t>8</w:t>
      </w:r>
      <w:r w:rsidR="007C0D78">
        <w:rPr>
          <w:rFonts w:ascii="Times New Roman" w:hAnsi="Times New Roman" w:cs="Times New Roman"/>
        </w:rPr>
        <w:t>8</w:t>
      </w:r>
      <w:r w:rsidR="00240388">
        <w:rPr>
          <w:rFonts w:ascii="Times New Roman" w:hAnsi="Times New Roman" w:cs="Times New Roman"/>
        </w:rPr>
        <w:t xml:space="preserve">; </w:t>
      </w:r>
      <w:r w:rsidR="00782F71">
        <w:rPr>
          <w:rFonts w:ascii="Times New Roman" w:hAnsi="Times New Roman" w:cs="Times New Roman"/>
        </w:rPr>
        <w:t>adjusted hazar</w:t>
      </w:r>
      <w:r w:rsidR="00240388">
        <w:rPr>
          <w:rFonts w:ascii="Times New Roman" w:hAnsi="Times New Roman" w:cs="Times New Roman"/>
        </w:rPr>
        <w:t>d</w:t>
      </w:r>
      <w:r w:rsidR="00782F71">
        <w:rPr>
          <w:rFonts w:ascii="Times New Roman" w:hAnsi="Times New Roman" w:cs="Times New Roman"/>
        </w:rPr>
        <w:t xml:space="preserve"> ratio</w:t>
      </w:r>
      <w:r w:rsidR="00240388">
        <w:rPr>
          <w:rFonts w:ascii="Times New Roman" w:hAnsi="Times New Roman" w:cs="Times New Roman"/>
        </w:rPr>
        <w:t xml:space="preserve">, </w:t>
      </w:r>
      <w:r w:rsidR="00782F71">
        <w:rPr>
          <w:rFonts w:ascii="Times New Roman" w:hAnsi="Times New Roman" w:cs="Times New Roman"/>
        </w:rPr>
        <w:t>0.</w:t>
      </w:r>
      <w:r w:rsidR="00666E68">
        <w:rPr>
          <w:rFonts w:ascii="Times New Roman" w:hAnsi="Times New Roman" w:cs="Times New Roman"/>
        </w:rPr>
        <w:t>76</w:t>
      </w:r>
      <w:r w:rsidR="00240388">
        <w:rPr>
          <w:rFonts w:ascii="Times New Roman" w:hAnsi="Times New Roman" w:cs="Times New Roman"/>
        </w:rPr>
        <w:t xml:space="preserve">; </w:t>
      </w:r>
      <w:r w:rsidR="00782F71">
        <w:rPr>
          <w:rFonts w:ascii="Times New Roman" w:hAnsi="Times New Roman" w:cs="Times New Roman"/>
        </w:rPr>
        <w:t>95% CI: 0.</w:t>
      </w:r>
      <w:r w:rsidR="00ED5F05">
        <w:rPr>
          <w:rFonts w:ascii="Times New Roman" w:hAnsi="Times New Roman" w:cs="Times New Roman"/>
        </w:rPr>
        <w:t>6</w:t>
      </w:r>
      <w:r w:rsidR="007C0D78">
        <w:rPr>
          <w:rFonts w:ascii="Times New Roman" w:hAnsi="Times New Roman" w:cs="Times New Roman"/>
        </w:rPr>
        <w:t>5</w:t>
      </w:r>
      <w:r w:rsidR="00782F71">
        <w:rPr>
          <w:rFonts w:ascii="Times New Roman" w:hAnsi="Times New Roman" w:cs="Times New Roman"/>
        </w:rPr>
        <w:t>-0.9</w:t>
      </w:r>
      <w:r w:rsidR="007C0D78">
        <w:rPr>
          <w:rFonts w:ascii="Times New Roman" w:hAnsi="Times New Roman" w:cs="Times New Roman"/>
        </w:rPr>
        <w:t>0</w:t>
      </w:r>
      <w:r w:rsidR="00782F71">
        <w:rPr>
          <w:rFonts w:ascii="Times New Roman" w:hAnsi="Times New Roman" w:cs="Times New Roman"/>
        </w:rPr>
        <w:t xml:space="preserve">). Detailed model results can be found in the supplement. </w:t>
      </w:r>
    </w:p>
    <w:p w14:paraId="5020C133" w14:textId="77777777" w:rsidR="007C5DA0" w:rsidRDefault="007C5DA0" w:rsidP="00372D26">
      <w:pPr>
        <w:spacing w:line="240" w:lineRule="auto"/>
        <w:contextualSpacing/>
        <w:rPr>
          <w:rFonts w:ascii="Times New Roman" w:hAnsi="Times New Roman" w:cs="Times New Roman"/>
        </w:rPr>
      </w:pPr>
    </w:p>
    <w:p w14:paraId="0C25BAA1" w14:textId="2F129797" w:rsidR="00B0360B" w:rsidRDefault="00BF0DD7" w:rsidP="00372D26">
      <w:pPr>
        <w:spacing w:line="240" w:lineRule="auto"/>
        <w:contextualSpacing/>
        <w:rPr>
          <w:rFonts w:ascii="Times New Roman" w:hAnsi="Times New Roman" w:cs="Times New Roman"/>
          <w:i/>
          <w:iCs/>
        </w:rPr>
      </w:pPr>
      <w:r>
        <w:rPr>
          <w:rFonts w:ascii="Times New Roman" w:hAnsi="Times New Roman" w:cs="Times New Roman"/>
          <w:i/>
          <w:iCs/>
        </w:rPr>
        <w:t>Shift-forward sensitivity analysis</w:t>
      </w:r>
    </w:p>
    <w:p w14:paraId="5FF29571" w14:textId="026F1380" w:rsidR="0077744D" w:rsidRPr="001C61C9" w:rsidRDefault="0077744D" w:rsidP="002E6EE5">
      <w:pPr>
        <w:spacing w:line="240" w:lineRule="auto"/>
        <w:ind w:firstLine="720"/>
        <w:contextualSpacing/>
        <w:rPr>
          <w:rFonts w:ascii="Times New Roman" w:hAnsi="Times New Roman" w:cs="Times New Roman"/>
        </w:rPr>
      </w:pPr>
      <w:r>
        <w:rPr>
          <w:rFonts w:ascii="Times New Roman" w:hAnsi="Times New Roman" w:cs="Times New Roman"/>
        </w:rPr>
        <w:lastRenderedPageBreak/>
        <w:t xml:space="preserve">Using the shift-forward approach to calculate the days’ supply of MOUD resulted in little differences compared to </w:t>
      </w:r>
      <w:r w:rsidR="00394CC4">
        <w:rPr>
          <w:rFonts w:ascii="Times New Roman" w:hAnsi="Times New Roman" w:cs="Times New Roman"/>
        </w:rPr>
        <w:t>how we defined the primary exposure by counting non-overlapping days</w:t>
      </w:r>
      <w:r>
        <w:rPr>
          <w:rFonts w:ascii="Times New Roman" w:hAnsi="Times New Roman" w:cs="Times New Roman"/>
        </w:rPr>
        <w:t xml:space="preserve">. The median number of days’ supply of MOUD was 92 (IQR: 50-115). </w:t>
      </w:r>
      <w:r w:rsidR="002E6EE5">
        <w:rPr>
          <w:rFonts w:ascii="Times New Roman" w:hAnsi="Times New Roman" w:cs="Times New Roman"/>
        </w:rPr>
        <w:t>Similarly, each additional 30 days’ supply of MOUD was associated with a lower risk of death or overdose (</w:t>
      </w:r>
      <w:r>
        <w:rPr>
          <w:rFonts w:ascii="Times New Roman" w:hAnsi="Times New Roman" w:cs="Times New Roman"/>
        </w:rPr>
        <w:t>unadjusted hazard ratio</w:t>
      </w:r>
      <w:r w:rsidR="002E6EE5">
        <w:rPr>
          <w:rFonts w:ascii="Times New Roman" w:hAnsi="Times New Roman" w:cs="Times New Roman"/>
        </w:rPr>
        <w:t xml:space="preserve">, </w:t>
      </w:r>
      <w:r>
        <w:rPr>
          <w:rFonts w:ascii="Times New Roman" w:hAnsi="Times New Roman" w:cs="Times New Roman"/>
        </w:rPr>
        <w:t>0.81</w:t>
      </w:r>
      <w:r w:rsidR="002E6EE5">
        <w:rPr>
          <w:rFonts w:ascii="Times New Roman" w:hAnsi="Times New Roman" w:cs="Times New Roman"/>
        </w:rPr>
        <w:t xml:space="preserve">; </w:t>
      </w:r>
      <w:r>
        <w:rPr>
          <w:rFonts w:ascii="Times New Roman" w:hAnsi="Times New Roman" w:cs="Times New Roman"/>
        </w:rPr>
        <w:t>95% CI: 0.71-0.92</w:t>
      </w:r>
      <w:r w:rsidR="002E6EE5">
        <w:rPr>
          <w:rFonts w:ascii="Times New Roman" w:hAnsi="Times New Roman" w:cs="Times New Roman"/>
        </w:rPr>
        <w:t>;</w:t>
      </w:r>
      <w:r>
        <w:rPr>
          <w:rFonts w:ascii="Times New Roman" w:hAnsi="Times New Roman" w:cs="Times New Roman"/>
        </w:rPr>
        <w:t xml:space="preserve"> adjusted hazard ratio</w:t>
      </w:r>
      <w:r w:rsidR="002E6EE5">
        <w:rPr>
          <w:rFonts w:ascii="Times New Roman" w:hAnsi="Times New Roman" w:cs="Times New Roman"/>
        </w:rPr>
        <w:t xml:space="preserve">, </w:t>
      </w:r>
      <w:r>
        <w:rPr>
          <w:rFonts w:ascii="Times New Roman" w:hAnsi="Times New Roman" w:cs="Times New Roman"/>
        </w:rPr>
        <w:t>0.83</w:t>
      </w:r>
      <w:r w:rsidR="002E6EE5">
        <w:rPr>
          <w:rFonts w:ascii="Times New Roman" w:hAnsi="Times New Roman" w:cs="Times New Roman"/>
        </w:rPr>
        <w:t xml:space="preserve">; </w:t>
      </w:r>
      <w:r>
        <w:rPr>
          <w:rFonts w:ascii="Times New Roman" w:hAnsi="Times New Roman" w:cs="Times New Roman"/>
        </w:rPr>
        <w:t xml:space="preserve">95% CI: 0.74-0.95). Detailed model results are included in the supplement. </w:t>
      </w:r>
    </w:p>
    <w:p w14:paraId="68376A93" w14:textId="77777777" w:rsidR="00A7211E" w:rsidRDefault="00A7211E" w:rsidP="00372D26">
      <w:pPr>
        <w:spacing w:line="240" w:lineRule="auto"/>
        <w:contextualSpacing/>
        <w:rPr>
          <w:rFonts w:ascii="Times New Roman" w:hAnsi="Times New Roman" w:cs="Times New Roman"/>
          <w:i/>
          <w:iCs/>
        </w:rPr>
      </w:pPr>
    </w:p>
    <w:p w14:paraId="3FC83329" w14:textId="77777777" w:rsidR="00BF0DD7" w:rsidRDefault="00BF0DD7" w:rsidP="00372D26">
      <w:pPr>
        <w:spacing w:line="240" w:lineRule="auto"/>
        <w:contextualSpacing/>
        <w:rPr>
          <w:rFonts w:ascii="Times New Roman" w:hAnsi="Times New Roman" w:cs="Times New Roman"/>
          <w:i/>
          <w:iCs/>
        </w:rPr>
      </w:pPr>
    </w:p>
    <w:p w14:paraId="329183D9" w14:textId="4EBD3D69" w:rsidR="00BF0DD7" w:rsidRDefault="00BF0DD7" w:rsidP="00372D26">
      <w:pPr>
        <w:spacing w:line="240" w:lineRule="auto"/>
        <w:contextualSpacing/>
        <w:rPr>
          <w:rFonts w:ascii="Times New Roman" w:hAnsi="Times New Roman" w:cs="Times New Roman"/>
          <w:b/>
          <w:bCs/>
        </w:rPr>
      </w:pPr>
      <w:r w:rsidRPr="00B16D43">
        <w:rPr>
          <w:rFonts w:ascii="Times New Roman" w:hAnsi="Times New Roman" w:cs="Times New Roman"/>
          <w:b/>
          <w:bCs/>
        </w:rPr>
        <w:t>Discussion</w:t>
      </w:r>
    </w:p>
    <w:p w14:paraId="71A2B9A8" w14:textId="1553E40C" w:rsidR="00076285" w:rsidRDefault="004831D1" w:rsidP="00076285">
      <w:pPr>
        <w:ind w:firstLine="720"/>
        <w:rPr>
          <w:rFonts w:ascii="Times New Roman" w:hAnsi="Times New Roman" w:cs="Times New Roman"/>
        </w:rPr>
      </w:pPr>
      <w:r w:rsidRPr="00074C1B">
        <w:rPr>
          <w:rFonts w:ascii="Times New Roman" w:hAnsi="Times New Roman" w:cs="Times New Roman"/>
        </w:rPr>
        <w:t xml:space="preserve">In </w:t>
      </w:r>
      <w:r w:rsidR="00076285" w:rsidRPr="00074C1B">
        <w:rPr>
          <w:rFonts w:ascii="Times New Roman" w:hAnsi="Times New Roman" w:cs="Times New Roman"/>
        </w:rPr>
        <w:t xml:space="preserve">this </w:t>
      </w:r>
      <w:r w:rsidR="00D90F82">
        <w:rPr>
          <w:rFonts w:ascii="Times New Roman" w:hAnsi="Times New Roman" w:cs="Times New Roman"/>
        </w:rPr>
        <w:t xml:space="preserve">Medicaid-based </w:t>
      </w:r>
      <w:r w:rsidR="00076285" w:rsidRPr="00074C1B">
        <w:rPr>
          <w:rFonts w:ascii="Times New Roman" w:hAnsi="Times New Roman" w:cs="Times New Roman"/>
        </w:rPr>
        <w:t xml:space="preserve">study of pregnant and postpartum individuals </w:t>
      </w:r>
      <w:r w:rsidR="00D90F82">
        <w:rPr>
          <w:rFonts w:ascii="Times New Roman" w:hAnsi="Times New Roman" w:cs="Times New Roman"/>
        </w:rPr>
        <w:t>with OUD</w:t>
      </w:r>
      <w:r w:rsidR="00076285" w:rsidRPr="00074C1B">
        <w:rPr>
          <w:rFonts w:ascii="Times New Roman" w:hAnsi="Times New Roman" w:cs="Times New Roman"/>
        </w:rPr>
        <w:t>, we found that</w:t>
      </w:r>
      <w:r w:rsidR="000269A8">
        <w:rPr>
          <w:rFonts w:ascii="Times New Roman" w:hAnsi="Times New Roman" w:cs="Times New Roman"/>
        </w:rPr>
        <w:t xml:space="preserve"> increased days’ supply of MOUD receipt was associated with decreased risk of death </w:t>
      </w:r>
      <w:r w:rsidR="00D90F82">
        <w:rPr>
          <w:rFonts w:ascii="Times New Roman" w:hAnsi="Times New Roman" w:cs="Times New Roman"/>
        </w:rPr>
        <w:t>and</w:t>
      </w:r>
      <w:r w:rsidR="000269A8">
        <w:rPr>
          <w:rFonts w:ascii="Times New Roman" w:hAnsi="Times New Roman" w:cs="Times New Roman"/>
        </w:rPr>
        <w:t xml:space="preserve"> </w:t>
      </w:r>
      <w:r w:rsidR="00AE0824">
        <w:rPr>
          <w:rFonts w:ascii="Times New Roman" w:hAnsi="Times New Roman" w:cs="Times New Roman"/>
        </w:rPr>
        <w:t>nonfatal</w:t>
      </w:r>
      <w:r w:rsidR="000269A8">
        <w:rPr>
          <w:rFonts w:ascii="Times New Roman" w:hAnsi="Times New Roman" w:cs="Times New Roman"/>
        </w:rPr>
        <w:t xml:space="preserve"> overdose</w:t>
      </w:r>
      <w:r w:rsidR="00D90F82">
        <w:rPr>
          <w:rFonts w:ascii="Times New Roman" w:hAnsi="Times New Roman" w:cs="Times New Roman"/>
        </w:rPr>
        <w:t xml:space="preserve">. </w:t>
      </w:r>
      <w:r w:rsidR="00386203">
        <w:rPr>
          <w:rFonts w:ascii="Times New Roman" w:hAnsi="Times New Roman" w:cs="Times New Roman"/>
        </w:rPr>
        <w:t>An additional 30-day’s supply was associated decreased hazards of the outcome (</w:t>
      </w:r>
      <w:r w:rsidR="00BB5054">
        <w:rPr>
          <w:rFonts w:ascii="Times New Roman" w:hAnsi="Times New Roman" w:cs="Times New Roman"/>
        </w:rPr>
        <w:t>a</w:t>
      </w:r>
      <w:r w:rsidR="00386203">
        <w:rPr>
          <w:rFonts w:ascii="Times New Roman" w:hAnsi="Times New Roman" w:cs="Times New Roman"/>
        </w:rPr>
        <w:t>HR: 0.8</w:t>
      </w:r>
      <w:r w:rsidR="00430C74">
        <w:rPr>
          <w:rFonts w:ascii="Times New Roman" w:hAnsi="Times New Roman" w:cs="Times New Roman"/>
        </w:rPr>
        <w:t>3</w:t>
      </w:r>
      <w:r w:rsidR="00386203">
        <w:rPr>
          <w:rFonts w:ascii="Times New Roman" w:hAnsi="Times New Roman" w:cs="Times New Roman"/>
        </w:rPr>
        <w:t>; 95% CI: 0.7</w:t>
      </w:r>
      <w:r w:rsidR="00430C74">
        <w:rPr>
          <w:rFonts w:ascii="Times New Roman" w:hAnsi="Times New Roman" w:cs="Times New Roman"/>
        </w:rPr>
        <w:t>2</w:t>
      </w:r>
      <w:r w:rsidR="00386203">
        <w:rPr>
          <w:rFonts w:ascii="Times New Roman" w:hAnsi="Times New Roman" w:cs="Times New Roman"/>
        </w:rPr>
        <w:t>-0.9</w:t>
      </w:r>
      <w:r w:rsidR="00430C74">
        <w:rPr>
          <w:rFonts w:ascii="Times New Roman" w:hAnsi="Times New Roman" w:cs="Times New Roman"/>
        </w:rPr>
        <w:t>5</w:t>
      </w:r>
      <w:r w:rsidR="00386203">
        <w:rPr>
          <w:rFonts w:ascii="Times New Roman" w:hAnsi="Times New Roman" w:cs="Times New Roman"/>
        </w:rPr>
        <w:t>)</w:t>
      </w:r>
      <w:r w:rsidR="00214574">
        <w:rPr>
          <w:rFonts w:ascii="Times New Roman" w:hAnsi="Times New Roman" w:cs="Times New Roman"/>
        </w:rPr>
        <w:t xml:space="preserve">, and a greater number of cumulative days’ supply resulted in decreased probabilities of the outcome. This finding </w:t>
      </w:r>
      <w:r w:rsidR="002652D7">
        <w:rPr>
          <w:rFonts w:ascii="Times New Roman" w:hAnsi="Times New Roman" w:cs="Times New Roman"/>
        </w:rPr>
        <w:t>aligns with prior research</w:t>
      </w:r>
      <w:r w:rsidR="00107C89">
        <w:rPr>
          <w:rFonts w:ascii="Times New Roman" w:hAnsi="Times New Roman" w:cs="Times New Roman"/>
        </w:rPr>
        <w:t xml:space="preserve"> on pregnant and postpartum patients</w:t>
      </w:r>
      <w:r w:rsidR="002652D7">
        <w:rPr>
          <w:rFonts w:ascii="Times New Roman" w:hAnsi="Times New Roman" w:cs="Times New Roman"/>
        </w:rPr>
        <w:t>: one study reported that</w:t>
      </w:r>
      <w:r w:rsidR="001D672D">
        <w:rPr>
          <w:rFonts w:ascii="Times New Roman" w:hAnsi="Times New Roman" w:cs="Times New Roman"/>
        </w:rPr>
        <w:t xml:space="preserve"> the risk of nonfatal overdose decreased </w:t>
      </w:r>
      <w:r w:rsidR="002652D7">
        <w:rPr>
          <w:rFonts w:ascii="Times New Roman" w:hAnsi="Times New Roman" w:cs="Times New Roman"/>
        </w:rPr>
        <w:t>as the number of</w:t>
      </w:r>
      <w:r w:rsidR="001D672D">
        <w:rPr>
          <w:rFonts w:ascii="Times New Roman" w:hAnsi="Times New Roman" w:cs="Times New Roman"/>
        </w:rPr>
        <w:t xml:space="preserve"> </w:t>
      </w:r>
      <w:r w:rsidR="002652D7">
        <w:rPr>
          <w:rFonts w:ascii="Times New Roman" w:hAnsi="Times New Roman" w:cs="Times New Roman"/>
        </w:rPr>
        <w:t xml:space="preserve">weeks supply of MOUD increased among </w:t>
      </w:r>
      <w:r w:rsidR="00107C89">
        <w:rPr>
          <w:rFonts w:ascii="Times New Roman" w:hAnsi="Times New Roman" w:cs="Times New Roman"/>
        </w:rPr>
        <w:t>those</w:t>
      </w:r>
      <w:r w:rsidR="002652D7">
        <w:rPr>
          <w:rFonts w:ascii="Times New Roman" w:hAnsi="Times New Roman" w:cs="Times New Roman"/>
        </w:rPr>
        <w:t xml:space="preserve"> with private insurance</w:t>
      </w:r>
      <w:r w:rsidR="00FE104F">
        <w:rPr>
          <w:rFonts w:ascii="Times New Roman" w:hAnsi="Times New Roman" w:cs="Times New Roman"/>
        </w:rPr>
        <w:t>,</w:t>
      </w:r>
      <w:r w:rsidR="009C56E3">
        <w:rPr>
          <w:rFonts w:ascii="Times New Roman" w:hAnsi="Times New Roman" w:cs="Times New Roman"/>
        </w:rPr>
        <w:fldChar w:fldCharType="begin"/>
      </w:r>
      <w:r w:rsidR="000A7B44">
        <w:rPr>
          <w:rFonts w:ascii="Times New Roman" w:hAnsi="Times New Roman" w:cs="Times New Roman"/>
        </w:rPr>
        <w:instrText xml:space="preserve"> ADDIN ZOTERO_ITEM CSL_CITATION {"citationID":"30bHhcwF","properties":{"formattedCitation":"\\super 18\\nosupersub{}","plainCitation":"18","noteIndex":0},"citationItems":[{"id":375,"uris":["http://zotero.org/users/13068822/items/VXXDST8P"],"itemData":{"id":375,"type":"article-journal","container-title":"JAMA Network Open","DOI":"10.1001/jamanetworkopen.2022.7964","ISSN":"2574-3805","issue":"4","journalAbbreviation":"JAMA Netw Open","language":"en","page":"e227964","source":"DOI.org (Crossref)","title":"Association of Duration of Methadone or Buprenorphine Use During Pregnancy With Risk of Nonfatal Drug Overdose Among Pregnant Persons With Opioid Use Disorder in the US","URL":"https://jamanetwork.com/journals/jamanetworkopen/fullarticle/2791297","volume":"5","author":[{"family":"Jarlenski","given":"Marian"},{"family":"Chen","given":"Qingwen"},{"family":"Gao","given":"Alice"},{"family":"Rothenberger","given":"Scott D."},{"family":"Krans","given":"Elizabeth E."}],"accessed":{"date-parts":[["2026",1,12]]},"issued":{"date-parts":[["2022",4,19]]}}}],"schema":"https://github.com/citation-style-language/schema/raw/master/csl-citation.json"} </w:instrText>
      </w:r>
      <w:r w:rsidR="009C56E3">
        <w:rPr>
          <w:rFonts w:ascii="Times New Roman" w:hAnsi="Times New Roman" w:cs="Times New Roman"/>
        </w:rPr>
        <w:fldChar w:fldCharType="separate"/>
      </w:r>
      <w:r w:rsidR="000A7B44" w:rsidRPr="000A7B44">
        <w:rPr>
          <w:rFonts w:ascii="Times New Roman" w:hAnsi="Times New Roman" w:cs="Times New Roman"/>
          <w:kern w:val="0"/>
          <w:vertAlign w:val="superscript"/>
        </w:rPr>
        <w:t>18</w:t>
      </w:r>
      <w:r w:rsidR="009C56E3">
        <w:rPr>
          <w:rFonts w:ascii="Times New Roman" w:hAnsi="Times New Roman" w:cs="Times New Roman"/>
        </w:rPr>
        <w:fldChar w:fldCharType="end"/>
      </w:r>
      <w:r w:rsidR="001D672D">
        <w:rPr>
          <w:rFonts w:ascii="Times New Roman" w:hAnsi="Times New Roman" w:cs="Times New Roman"/>
        </w:rPr>
        <w:t xml:space="preserve"> </w:t>
      </w:r>
      <w:r w:rsidR="002652D7">
        <w:rPr>
          <w:rFonts w:ascii="Times New Roman" w:hAnsi="Times New Roman" w:cs="Times New Roman"/>
        </w:rPr>
        <w:t xml:space="preserve">while another study found that nonfatal overdose was more frequent among </w:t>
      </w:r>
      <w:r w:rsidR="00107C89">
        <w:rPr>
          <w:rFonts w:ascii="Times New Roman" w:hAnsi="Times New Roman" w:cs="Times New Roman"/>
        </w:rPr>
        <w:t>those</w:t>
      </w:r>
      <w:r w:rsidR="002652D7">
        <w:rPr>
          <w:rFonts w:ascii="Times New Roman" w:hAnsi="Times New Roman" w:cs="Times New Roman"/>
        </w:rPr>
        <w:t xml:space="preserve"> who received lower doses of MOUD or discontinued treatment</w:t>
      </w:r>
      <w:r w:rsidR="00107C89">
        <w:rPr>
          <w:rFonts w:ascii="Times New Roman" w:hAnsi="Times New Roman" w:cs="Times New Roman"/>
        </w:rPr>
        <w:t xml:space="preserve"> in Pennsylvania Medicaid</w:t>
      </w:r>
      <w:r w:rsidR="002652D7">
        <w:rPr>
          <w:rFonts w:ascii="Times New Roman" w:hAnsi="Times New Roman" w:cs="Times New Roman"/>
        </w:rPr>
        <w:t>.</w:t>
      </w:r>
      <w:r w:rsidR="002652D7">
        <w:rPr>
          <w:rFonts w:ascii="Times New Roman" w:hAnsi="Times New Roman" w:cs="Times New Roman"/>
        </w:rPr>
        <w:fldChar w:fldCharType="begin"/>
      </w:r>
      <w:r w:rsidR="002652D7">
        <w:rPr>
          <w:rFonts w:ascii="Times New Roman" w:hAnsi="Times New Roman" w:cs="Times New Roman"/>
        </w:rPr>
        <w:instrText xml:space="preserve"> ADDIN ZOTERO_ITEM CSL_CITATION {"citationID":"gsywNxMX","properties":{"formattedCitation":"\\super 10\\nosupersub{}","plainCitation":"10","noteIndex":0},"citationItems":[{"id":369,"uris":["http://zotero.org/users/13068822/items/UIQ7FANV"],"itemData":{"id":369,"type":"article-journal","abstract":"BACKGROUND: Opioid use disorder contributes to maternal morbidity and mortality in the United States. Little is known about how the patterns of buprenorphine dose and duration throughout pregnancy may affect neonatal and postpartum outcomes. OBJECTIVE: To determine the associations between trajectories of buprenorphine utilization and dose during pregnancy on maternal and neonatal health outcomes. STUDY DESIGN: Retrospective cohort study among 2925 pregnant persons with opioid use disorder, followed from the estimated start date of pregnancy through 90 days after delivery. We used administrative healthcare data from Medicaid-enrolled individuals to assess buprenorphine dose and use and maternal (postpartum buprenorphine continuation and overdose) and neonatal (low birthweight, neonatal abstinence syndrome (NAS)) outcomes. Group-based trajectory modelling was used to identify trajectories of buprenorphine dose and use during pregnancy. Weighted multivariable logistic regression assessed the association between buprenorphine trajectories and outcomes. RESULTS: We identiﬁed 8 trajectories of buprenorphine utilization and dose during pregnancy. Regression analyses found that high doses of buprenorphine and a longer duration of buprenorphine use during pregnancy was associated with higher odds of postpartum buprenorphine continuation and reduced rates of overdose. Higher doses and longer duration of buprenorphine treatment were not associated with an increase in NAS or term low birth weight, relative to moderate or low doses or shorter treatment duration. CONCLUSION: A longer duration and higher dose of buprenorphine treatment during pregnancy were associated with improved odds of postpartum buprenorphine continuation and were not associated with adverse neonatal outcomes.","container-title":"American Journal of Obstetrics and Gynecology","DOI":"10.1016/j.ajog.2024.12.001","ISSN":"00029378","issue":"1","journalAbbreviation":"American Journal of Obstetrics and Gynecology","language":"en","page":"59.e1-59.e15","source":"DOI.org (Crossref)","title":"Association between buprenorphine dose and outcomes among pregnant persons with opioid use disorder","URL":"https://linkinghub.elsevier.com/retrieve/pii/S0002937824011785","volume":"233","author":[{"family":"Jarlenski","given":"Marian"},{"family":"LoCiganic","given":"Wei-Hsuan"},{"family":"Chen","given":"Qingwen"},{"family":"Pudasainy","given":"Sabnum"},{"family":"Donohue","given":"Julie M."},{"family":"Cole","given":"Evan S."},{"family":"Krans","given":"Elizabeth E."}],"accessed":{"date-parts":[["2026",1,8]]},"issued":{"date-parts":[["2025",7]]}}}],"schema":"https://github.com/citation-style-language/schema/raw/master/csl-citation.json"} </w:instrText>
      </w:r>
      <w:r w:rsidR="002652D7">
        <w:rPr>
          <w:rFonts w:ascii="Times New Roman" w:hAnsi="Times New Roman" w:cs="Times New Roman"/>
        </w:rPr>
        <w:fldChar w:fldCharType="separate"/>
      </w:r>
      <w:r w:rsidR="002652D7" w:rsidRPr="002652D7">
        <w:rPr>
          <w:rFonts w:ascii="Times New Roman" w:hAnsi="Times New Roman" w:cs="Times New Roman"/>
          <w:kern w:val="0"/>
          <w:vertAlign w:val="superscript"/>
        </w:rPr>
        <w:t>10</w:t>
      </w:r>
      <w:r w:rsidR="002652D7">
        <w:rPr>
          <w:rFonts w:ascii="Times New Roman" w:hAnsi="Times New Roman" w:cs="Times New Roman"/>
        </w:rPr>
        <w:fldChar w:fldCharType="end"/>
      </w:r>
      <w:r w:rsidR="002652D7">
        <w:rPr>
          <w:rFonts w:ascii="Times New Roman" w:hAnsi="Times New Roman" w:cs="Times New Roman"/>
        </w:rPr>
        <w:t xml:space="preserve"> </w:t>
      </w:r>
      <w:r w:rsidR="00074C1B">
        <w:rPr>
          <w:rFonts w:ascii="Times New Roman" w:hAnsi="Times New Roman" w:cs="Times New Roman"/>
        </w:rPr>
        <w:t>In our study of Tennessee Medicaid enrollees</w:t>
      </w:r>
      <w:r w:rsidR="004636E6">
        <w:rPr>
          <w:rFonts w:ascii="Times New Roman" w:hAnsi="Times New Roman" w:cs="Times New Roman"/>
        </w:rPr>
        <w:t>, which included both overdoses and maternal death as outcomes, we found that MOUD was associated with reduced risks of adverse outcomes.</w:t>
      </w:r>
    </w:p>
    <w:p w14:paraId="788EE2A8" w14:textId="21776807" w:rsidR="00107C89" w:rsidRDefault="00107C89" w:rsidP="00107C89">
      <w:pPr>
        <w:ind w:firstLine="720"/>
        <w:rPr>
          <w:rFonts w:ascii="Times New Roman" w:hAnsi="Times New Roman" w:cs="Times New Roman"/>
        </w:rPr>
      </w:pPr>
      <w:r>
        <w:rPr>
          <w:rFonts w:ascii="Times New Roman" w:hAnsi="Times New Roman" w:cs="Times New Roman"/>
        </w:rPr>
        <w:t xml:space="preserve">Our main findings underscore the need to improve MOUD continuity among pregnant and postpartum individuals with OUD, particularly within Medicaid enrollees, a </w:t>
      </w:r>
      <w:r w:rsidR="002B0635">
        <w:rPr>
          <w:rFonts w:ascii="Times New Roman" w:hAnsi="Times New Roman" w:cs="Times New Roman"/>
        </w:rPr>
        <w:t>population with elevated risk</w:t>
      </w:r>
      <w:r>
        <w:rPr>
          <w:rFonts w:ascii="Times New Roman" w:hAnsi="Times New Roman" w:cs="Times New Roman"/>
        </w:rPr>
        <w:t xml:space="preserve">. </w:t>
      </w:r>
      <w:r w:rsidR="00B2269E">
        <w:rPr>
          <w:rFonts w:ascii="Times New Roman" w:hAnsi="Times New Roman" w:cs="Times New Roman"/>
        </w:rPr>
        <w:t>Results from o</w:t>
      </w:r>
      <w:r>
        <w:rPr>
          <w:rFonts w:ascii="Times New Roman" w:hAnsi="Times New Roman" w:cs="Times New Roman"/>
        </w:rPr>
        <w:t xml:space="preserve">ur secondary analysis </w:t>
      </w:r>
      <w:r w:rsidR="00B2269E">
        <w:rPr>
          <w:rFonts w:ascii="Times New Roman" w:hAnsi="Times New Roman" w:cs="Times New Roman"/>
        </w:rPr>
        <w:t>restricted to buprenorphine</w:t>
      </w:r>
      <w:r>
        <w:rPr>
          <w:rFonts w:ascii="Times New Roman" w:hAnsi="Times New Roman" w:cs="Times New Roman"/>
        </w:rPr>
        <w:t xml:space="preserve"> further support prior research on its protective effects on reducing adverse outcomes.</w:t>
      </w:r>
      <w:r w:rsidR="00964F6A">
        <w:rPr>
          <w:rFonts w:ascii="Times New Roman" w:hAnsi="Times New Roman" w:cs="Times New Roman"/>
        </w:rPr>
        <w:t xml:space="preserve"> One study </w:t>
      </w:r>
      <w:r w:rsidR="00B2269E">
        <w:rPr>
          <w:rFonts w:ascii="Times New Roman" w:hAnsi="Times New Roman" w:cs="Times New Roman"/>
        </w:rPr>
        <w:t>among</w:t>
      </w:r>
      <w:r w:rsidR="00964F6A">
        <w:rPr>
          <w:rFonts w:ascii="Times New Roman" w:hAnsi="Times New Roman" w:cs="Times New Roman"/>
        </w:rPr>
        <w:t xml:space="preserve"> TennCare enrollees found that buprenorphine receipt between 20 weeks</w:t>
      </w:r>
      <w:r w:rsidR="00B2269E">
        <w:rPr>
          <w:rFonts w:ascii="Times New Roman" w:hAnsi="Times New Roman" w:cs="Times New Roman"/>
        </w:rPr>
        <w:t>’</w:t>
      </w:r>
      <w:r w:rsidR="00964F6A">
        <w:rPr>
          <w:rFonts w:ascii="Times New Roman" w:hAnsi="Times New Roman" w:cs="Times New Roman"/>
        </w:rPr>
        <w:t xml:space="preserve"> gestational and </w:t>
      </w:r>
      <w:r w:rsidR="00B2269E">
        <w:rPr>
          <w:rFonts w:ascii="Times New Roman" w:hAnsi="Times New Roman" w:cs="Times New Roman"/>
        </w:rPr>
        <w:t xml:space="preserve">delivery </w:t>
      </w:r>
      <w:r w:rsidR="00964F6A">
        <w:rPr>
          <w:rFonts w:ascii="Times New Roman" w:hAnsi="Times New Roman" w:cs="Times New Roman"/>
        </w:rPr>
        <w:t xml:space="preserve">was associated with </w:t>
      </w:r>
      <w:r w:rsidR="00B2269E">
        <w:rPr>
          <w:rFonts w:ascii="Times New Roman" w:hAnsi="Times New Roman" w:cs="Times New Roman"/>
        </w:rPr>
        <w:t>lower rates of</w:t>
      </w:r>
      <w:r w:rsidR="00964F6A">
        <w:rPr>
          <w:rFonts w:ascii="Times New Roman" w:hAnsi="Times New Roman" w:cs="Times New Roman"/>
        </w:rPr>
        <w:t xml:space="preserve"> adverse outcomes </w:t>
      </w:r>
      <w:r w:rsidR="00025B92">
        <w:rPr>
          <w:rFonts w:ascii="Times New Roman" w:hAnsi="Times New Roman" w:cs="Times New Roman"/>
        </w:rPr>
        <w:t>in infants (preterm birth, NICU admission) and severe maternal morbidity</w:t>
      </w:r>
      <w:r w:rsidR="00B2269E">
        <w:rPr>
          <w:rFonts w:ascii="Times New Roman" w:hAnsi="Times New Roman" w:cs="Times New Roman"/>
        </w:rPr>
        <w:t>,</w:t>
      </w:r>
      <w:r w:rsidR="00025B92">
        <w:rPr>
          <w:rFonts w:ascii="Times New Roman" w:hAnsi="Times New Roman" w:cs="Times New Roman"/>
        </w:rPr>
        <w:t xml:space="preserve"> </w:t>
      </w:r>
      <w:r w:rsidR="00567E83">
        <w:rPr>
          <w:rFonts w:ascii="Times New Roman" w:hAnsi="Times New Roman" w:cs="Times New Roman"/>
        </w:rPr>
        <w:t>compared to those who did not receive treatment</w:t>
      </w:r>
      <w:r w:rsidR="00025B92">
        <w:rPr>
          <w:rFonts w:ascii="Times New Roman" w:hAnsi="Times New Roman" w:cs="Times New Roman"/>
        </w:rPr>
        <w:t>.</w:t>
      </w:r>
      <w:r w:rsidR="00025B92">
        <w:rPr>
          <w:rFonts w:ascii="Times New Roman" w:hAnsi="Times New Roman" w:cs="Times New Roman"/>
        </w:rPr>
        <w:fldChar w:fldCharType="begin"/>
      </w:r>
      <w:r w:rsidR="00025B92">
        <w:rPr>
          <w:rFonts w:ascii="Times New Roman" w:hAnsi="Times New Roman" w:cs="Times New Roman"/>
        </w:rPr>
        <w:instrText xml:space="preserve"> ADDIN ZOTERO_ITEM CSL_CITATION {"citationID":"u4MyqcOW","properties":{"formattedCitation":"\\super 6\\nosupersub{}","plainCitation":"6","noteIndex":0},"citationItems":[{"id":310,"uris":["http://zotero.org/users/13068822/items/HXGAKMDG"],"itemData":{"id":310,"type":"article-journal","abstract":"OBJECTIVE To determine if treatment with buprenorphine for opioid use disorder in pregnancy is associated with improved maternal and infant outcomes compared to no treatment among mothers with OUD. DESIGN, SETTING, AND PARTICIPANTS This retrospective cohort study included maternal-infant dyads continuously enrolled in the Tennessee Medicaid program from 20 weeks’ estimated gestational age to 6 weeks post partum between 2010 and 2021. Medicaid administrative was linked to birth and death certificates. Data analysis was conducted from April to October 2024. EXPOSURE Buprenorphine use during pregnancy. MAIN OUTCOMES AND MEASURES Adverse pregnancy outcomes included preterm birth, neonatal intensive care unit (NICU) admission, infant death, severe maternal morbidity (SMM), intensive care unit admission, and maternal death. Logistic regression and propensity scores with overlap weighting were used to calculate adjusted predicted probabilities for adverse outcomes.\nRESULTS Among 14 463 maternal-infant dyads, 7469 (51.6%) received buprenorphine treatment (median [IQR] maternal age, 27 [24-31] years). There was a statistically significant lower rate of adverse pregnancy outcomes among dyads treated with buprenorphine compared to untreated dyads (25.4% vs 30.8%; P &lt; .001); the treatment group also had a lower rate of SMM events (5.4% vs 6.9%; P &lt; .001), preterm births (14.1% vs 20.0%; P &lt; .001), and NICU admissions (15.2% vs 17.2%; P = .001). In adjusted analyses, those with buprenorphine treatment had a 5.1 percentage point (pp; 95% CI, 3.5-6.7 pp) lower probability of any adverse outcomes, including a 1.2 pp (95% CI, 0.4-2.1 pp) lower probability of SMM, 1.7 pp (95% CI, 0.4-2.9 pp) lower probability of NICU admission, and 5.3 pp (95% CI, 4.0-6.6 pp) lower probability of preterm birth. The number needed to treat to avoid an adverse pregnancy outcome was 20.\nCONCLUSIONS AND RELEVANCE In this cohort study of pregnant individuals with OUD, buprenorphine treatment was associated with improved outcomes for the mother and infant, underscoring the need to improve access to treatment nationwide.","container-title":"JAMA Health Forum","DOI":"10.1001/jamahealthforum.2025.1814","ISSN":"2689-0186","issue":"4","journalAbbreviation":"JAMA Health Forum","language":"en","page":"e251814","source":"DOI.org (Crossref)","title":"Buprenorphine Treatment in Pregnancy and Maternal-Infant Outcomes","URL":"https://jamanetwork.com/journals/jama-health-forum/fullarticle/2834223","volume":"6","author":[{"family":"Krishnapura","given":"Sunaya R."},{"family":"McNeer","given":"Elizabeth"},{"family":"Loch","given":"Sarah F."},{"family":"Reese","given":"Thomas"},{"family":"Dudley","given":"Judith"},{"family":"Phillippi","given":"Julia C."},{"family":"Wiese","given":"Andrew D."},{"family":"Dupont","given":"William D."},{"family":"Leech","given":"Ashley A."},{"family":"Patrick","given":"Stephen W."}],"accessed":{"date-parts":[["2025",11,19]]},"issued":{"date-parts":[["2025",4,27]]}}}],"schema":"https://github.com/citation-style-language/schema/raw/master/csl-citation.json"} </w:instrText>
      </w:r>
      <w:r w:rsidR="00025B92">
        <w:rPr>
          <w:rFonts w:ascii="Times New Roman" w:hAnsi="Times New Roman" w:cs="Times New Roman"/>
        </w:rPr>
        <w:fldChar w:fldCharType="separate"/>
      </w:r>
      <w:r w:rsidR="00025B92" w:rsidRPr="00025B92">
        <w:rPr>
          <w:rFonts w:ascii="Times New Roman" w:hAnsi="Times New Roman" w:cs="Times New Roman"/>
          <w:kern w:val="0"/>
          <w:vertAlign w:val="superscript"/>
        </w:rPr>
        <w:t>6</w:t>
      </w:r>
      <w:r w:rsidR="00025B92">
        <w:rPr>
          <w:rFonts w:ascii="Times New Roman" w:hAnsi="Times New Roman" w:cs="Times New Roman"/>
        </w:rPr>
        <w:fldChar w:fldCharType="end"/>
      </w:r>
      <w:r w:rsidR="00B2269E">
        <w:rPr>
          <w:rFonts w:ascii="Times New Roman" w:hAnsi="Times New Roman" w:cs="Times New Roman"/>
        </w:rPr>
        <w:t xml:space="preserve"> Similarly, a </w:t>
      </w:r>
      <w:r w:rsidR="00567E83">
        <w:rPr>
          <w:rFonts w:ascii="Times New Roman" w:hAnsi="Times New Roman" w:cs="Times New Roman"/>
        </w:rPr>
        <w:t>study</w:t>
      </w:r>
      <w:r w:rsidR="00025B92">
        <w:rPr>
          <w:rFonts w:ascii="Times New Roman" w:hAnsi="Times New Roman" w:cs="Times New Roman"/>
        </w:rPr>
        <w:t xml:space="preserve"> </w:t>
      </w:r>
      <w:r w:rsidR="00567E83">
        <w:rPr>
          <w:rFonts w:ascii="Times New Roman" w:hAnsi="Times New Roman" w:cs="Times New Roman"/>
        </w:rPr>
        <w:t xml:space="preserve">on Pennsylvania Medicaid enrollees </w:t>
      </w:r>
      <w:r w:rsidR="00B2269E">
        <w:rPr>
          <w:rFonts w:ascii="Times New Roman" w:hAnsi="Times New Roman" w:cs="Times New Roman"/>
        </w:rPr>
        <w:t>reported</w:t>
      </w:r>
      <w:r w:rsidR="00567E83">
        <w:rPr>
          <w:rFonts w:ascii="Times New Roman" w:hAnsi="Times New Roman" w:cs="Times New Roman"/>
        </w:rPr>
        <w:t xml:space="preserve"> that buprenorphine us</w:t>
      </w:r>
      <w:r w:rsidR="007D746B">
        <w:rPr>
          <w:rFonts w:ascii="Times New Roman" w:hAnsi="Times New Roman" w:cs="Times New Roman"/>
        </w:rPr>
        <w:t>e</w:t>
      </w:r>
      <w:r w:rsidR="00567E83">
        <w:rPr>
          <w:rFonts w:ascii="Times New Roman" w:hAnsi="Times New Roman" w:cs="Times New Roman"/>
        </w:rPr>
        <w:t xml:space="preserve"> during pregnancy was associated with decreased rates of maternal overdose and preterm births, compared to those who did not receive treatment.</w:t>
      </w:r>
      <w:r w:rsidR="00567E83">
        <w:rPr>
          <w:rFonts w:ascii="Times New Roman" w:hAnsi="Times New Roman" w:cs="Times New Roman"/>
        </w:rPr>
        <w:fldChar w:fldCharType="begin"/>
      </w:r>
      <w:r w:rsidR="00567E83">
        <w:rPr>
          <w:rFonts w:ascii="Times New Roman" w:hAnsi="Times New Roman" w:cs="Times New Roman"/>
        </w:rPr>
        <w:instrText xml:space="preserve"> ADDIN ZOTERO_ITEM CSL_CITATION {"citationID":"fj228w7S","properties":{"formattedCitation":"\\super 9\\nosupersub{}","plainCitation":"9","noteIndex":0},"citationItems":[{"id":357,"uris":["http://zotero.org/users/13068822/items/XIDJIJG3"],"itemData":{"id":357,"type":"article-journal","abstract":"Aim To test the effect of the duration of medication for opioid use disorder (MOUD) use during pregnancy on maternal, perinatal and neonatal outcomes. Design Retrospective cohort analysis of claims, encounter and pharmacy data. Setting Pennsylvania, USA. Participants We analyzed 13 320 pregnancies among 10 741 women with opioid use disorder aged 15–44 years enrolled in Pennsylvania Medicaid between 2009 and 2017. Measurements We examined ﬁve outcomes during pregnan</w:instrText>
      </w:r>
      <w:r w:rsidR="00567E83">
        <w:rPr>
          <w:rFonts w:ascii="Times New Roman" w:hAnsi="Times New Roman" w:cs="Times New Roman" w:hint="eastAsia"/>
        </w:rPr>
        <w:instrText xml:space="preserve">cy and for 12 weeks postpartum: (1) overdose, (2) postpartum MOUD continuation, (3) preterm birth (&lt; 37 weeks gestation), (4) term low birth weight (&lt; 2500 g at </w:instrText>
      </w:r>
      <w:r w:rsidR="00567E83">
        <w:rPr>
          <w:rFonts w:ascii="Times New Roman" w:hAnsi="Times New Roman" w:cs="Times New Roman" w:hint="eastAsia"/>
        </w:rPr>
        <w:instrText>≥</w:instrText>
      </w:r>
      <w:r w:rsidR="00567E83">
        <w:rPr>
          <w:rFonts w:ascii="Times New Roman" w:hAnsi="Times New Roman" w:cs="Times New Roman" w:hint="eastAsia"/>
        </w:rPr>
        <w:instrText xml:space="preserve"> 37 weeks) and (5) neonatal abstinence syndrome (NAS). Our primary exposure was the duration </w:instrText>
      </w:r>
      <w:r w:rsidR="00567E83">
        <w:rPr>
          <w:rFonts w:ascii="Times New Roman" w:hAnsi="Times New Roman" w:cs="Times New Roman"/>
        </w:rPr>
        <w:instrText xml:space="preserve">(count of weeks) of any MOUD use, including methadone or buprenorphine, during pregnancy. Findings Among 13 320 pregnancies, 306 (2.3%) were complicated by an overdose, 1753 (13.2%) resulted in a preterm birth and 6787 (50.9%) continued MOUD postpartum. Among infants, 874 (7.6%) were low birth weight at term and 7706 (57.9%) were diagnosed with NAS. As the duration of MOUD use increased, we found a statistically signiﬁcant decrease in the rate of overdose and preterm birth, a statistically signiﬁcant increase in the rate of postpartum MOUD continuation and NAS and a decline in term low birth weight. Speciﬁcally, for each additional week of MOUD, the adjusted odds of overdose decreased by 2% [adjusted odds ratio (aOR) = 0.98; 95% conﬁdence interval (CI) = 0.97, 0.99], preterm birth decreased by 1% (aOR = 0.99; 95% CI = 0.99, 1.00), postpartum MOUD continuation increased by 95% (aOR = 1.95; 95% CI = 1.87, 2.04) and NAS increased by 41% (aOR = 1.41; 95% CI = 1.35, 1.47). The odds of term low birth weight did not change (aOR = 1.00; 95% CI = 0.99, 1.00), although the rate declined with a longer duration of MOUD use during pregnancy. Conclusions Longer duration of medication for opioid use disorder use during pregnancy appears to be associated with improved maternal and perinatal outcomes.","container-title":"Addiction","DOI":"10.1111/add.15582","ISSN":"0965-2140, 1360-0443","issue":"12","journalAbbreviation":"Addiction","language":"en","page":"3504-3514","source":"DOI.org (Crossref)","title":"Outcomes associated with the use of medications for opioid use disorder during pregnancy","URL":"https://onlinelibrary.wiley.com/doi/10.1111/add.15582","volume":"116","author":[{"family":"Krans","given":"Elizabeth E."},{"family":"Kim","given":"Joo Yeon"},{"family":"Chen","given":"Qingwen"},{"family":"Rothenberger","given":"Scott D."},{"family":"James","given":"Alton Everette"},{"family":"Kelley","given":"David"},{"family":"Jarlenski","given":"Marian P."}],"accessed":{"date-parts":[["2025",12,4]]},"issued":{"date-parts":[["2021",12]]}}}],"schema":"https://github.com/citation-style-language/schema/raw/master/csl-citation.json"} </w:instrText>
      </w:r>
      <w:r w:rsidR="00567E83">
        <w:rPr>
          <w:rFonts w:ascii="Times New Roman" w:hAnsi="Times New Roman" w:cs="Times New Roman"/>
        </w:rPr>
        <w:fldChar w:fldCharType="separate"/>
      </w:r>
      <w:r w:rsidR="00567E83" w:rsidRPr="00567E83">
        <w:rPr>
          <w:rFonts w:ascii="Times New Roman" w:hAnsi="Times New Roman" w:cs="Times New Roman"/>
          <w:kern w:val="0"/>
          <w:vertAlign w:val="superscript"/>
        </w:rPr>
        <w:t>9</w:t>
      </w:r>
      <w:r w:rsidR="00567E83">
        <w:rPr>
          <w:rFonts w:ascii="Times New Roman" w:hAnsi="Times New Roman" w:cs="Times New Roman"/>
        </w:rPr>
        <w:fldChar w:fldCharType="end"/>
      </w:r>
      <w:r w:rsidR="00567E83">
        <w:rPr>
          <w:rFonts w:ascii="Times New Roman" w:hAnsi="Times New Roman" w:cs="Times New Roman"/>
        </w:rPr>
        <w:t xml:space="preserve"> </w:t>
      </w:r>
      <w:r w:rsidR="00B2269E">
        <w:rPr>
          <w:rFonts w:ascii="Times New Roman" w:hAnsi="Times New Roman" w:cs="Times New Roman"/>
        </w:rPr>
        <w:t xml:space="preserve">Our study builds on this work by using a continuous measure of days’ supply rather than a categorical exposure, allowing for more granular estimates of risk.  </w:t>
      </w:r>
    </w:p>
    <w:p w14:paraId="5A514FC3" w14:textId="5A5DC237" w:rsidR="00BB2786" w:rsidRDefault="00214574" w:rsidP="00076285">
      <w:pPr>
        <w:ind w:firstLine="720"/>
        <w:rPr>
          <w:rFonts w:ascii="Times New Roman" w:hAnsi="Times New Roman" w:cs="Times New Roman"/>
        </w:rPr>
      </w:pPr>
      <w:r>
        <w:rPr>
          <w:rFonts w:ascii="Times New Roman" w:hAnsi="Times New Roman" w:cs="Times New Roman"/>
        </w:rPr>
        <w:t xml:space="preserve">Our </w:t>
      </w:r>
      <w:r w:rsidR="00087DE7">
        <w:rPr>
          <w:rFonts w:ascii="Times New Roman" w:hAnsi="Times New Roman" w:cs="Times New Roman"/>
        </w:rPr>
        <w:t>observation</w:t>
      </w:r>
      <w:r>
        <w:rPr>
          <w:rFonts w:ascii="Times New Roman" w:hAnsi="Times New Roman" w:cs="Times New Roman"/>
        </w:rPr>
        <w:t xml:space="preserve"> that more recent year of delivery is associated with higher probability of the outcome </w:t>
      </w:r>
      <w:r w:rsidR="00077DA2">
        <w:rPr>
          <w:rFonts w:ascii="Times New Roman" w:hAnsi="Times New Roman" w:cs="Times New Roman"/>
        </w:rPr>
        <w:t>is consistent with findings in the literature</w:t>
      </w:r>
      <w:r w:rsidR="00AE5BC1">
        <w:rPr>
          <w:rFonts w:ascii="Times New Roman" w:hAnsi="Times New Roman" w:cs="Times New Roman"/>
        </w:rPr>
        <w:t>, where pregnancy associated overdose</w:t>
      </w:r>
      <w:r w:rsidR="008A4029">
        <w:rPr>
          <w:rFonts w:ascii="Times New Roman" w:hAnsi="Times New Roman" w:cs="Times New Roman"/>
        </w:rPr>
        <w:t xml:space="preserve"> has increased </w:t>
      </w:r>
      <w:r w:rsidR="008561CD">
        <w:rPr>
          <w:rFonts w:ascii="Times New Roman" w:hAnsi="Times New Roman" w:cs="Times New Roman"/>
        </w:rPr>
        <w:t xml:space="preserve">nationwide </w:t>
      </w:r>
      <w:r w:rsidR="008A4029">
        <w:rPr>
          <w:rFonts w:ascii="Times New Roman" w:hAnsi="Times New Roman" w:cs="Times New Roman"/>
        </w:rPr>
        <w:t xml:space="preserve">in </w:t>
      </w:r>
      <w:r w:rsidR="00D23D6C">
        <w:rPr>
          <w:rFonts w:ascii="Times New Roman" w:hAnsi="Times New Roman" w:cs="Times New Roman"/>
        </w:rPr>
        <w:t>the last decade</w:t>
      </w:r>
      <w:r w:rsidR="008A4029">
        <w:rPr>
          <w:rFonts w:ascii="Times New Roman" w:hAnsi="Times New Roman" w:cs="Times New Roman"/>
        </w:rPr>
        <w:t>.</w:t>
      </w:r>
      <w:r w:rsidR="00D23D6C">
        <w:rPr>
          <w:rFonts w:ascii="Times New Roman" w:hAnsi="Times New Roman" w:cs="Times New Roman"/>
        </w:rPr>
        <w:fldChar w:fldCharType="begin"/>
      </w:r>
      <w:r w:rsidR="000A7B44">
        <w:rPr>
          <w:rFonts w:ascii="Times New Roman" w:hAnsi="Times New Roman" w:cs="Times New Roman"/>
        </w:rPr>
        <w:instrText xml:space="preserve"> ADDIN ZOTERO_ITEM CSL_CITATION {"citationID":"ftd12nMG","properties":{"formattedCitation":"\\super 19,20\\nosupersub{}","plainCitation":"19,20","noteIndex":0},"citationItems":[{"id":325,"uris":["http://zotero.org/users/13068822/items/3248LEE5"],"itemData":{"id":325,"type":"article-journal","abstract":"OBJECTIVE:\n              To estimate the prevalence of pregnancy-associated deaths due to drugs, suicide, and homicide nationwide from 2010 to 2019.\n            \n            \n              METHODS:\n              Using U.S. death certificate records from 2010 to 2019 for 33 states plus the District of Columbia, we identified pregnancy-associated deaths using the pregnancy checkbox and International Classification of Diseases, Tenth Revision codes, calculated pregnancy-associated death ratios, and categorized deaths by cause, timing relative to pregnancy, race or ethnicity, and age.\n            \n            \n              RESULTS:\n              Of 11,782 pregnancy-associated deaths identified between 2010 and 2019, 11.4% were due to drugs, 5.4% were due to suicide, and 5.4% were due to homicide, whereas 59.3% were due to obstetric causes and the remaining 18.5% were due to other causes. Drug-related deaths, suicide, and homicide accounted for 22.2% of pregnancy-associated deaths. All three causes of death increased over the study period, with drug-related pregnancy-associated deaths increasing 190%. Homicide during pregnancy and drug-related deaths, suicides, and homicide in the late postpartum period (43–365 days) accounted for a larger proportion of all deaths in these time periods than the contribution of these causes to all deaths among females of reproductive age. Pregnant and postpartum people identified as non-Hispanic American Indian or Alaska Native were at highest risk of drug-related and suicide death, and people identified as non-Hispanic Black were at highest risk of homicide.\n            \n            \n              CONCLUSION:\n              Deaths due to drug use, suicide, and homicide constitute more than one fifth of all deaths during pregnancy and the first year postpartum. Drug-related deaths and homicides have increased over the past decade. Substantial racial and ethnic inequities in these deaths exist.","container-title":"Obstetrics &amp; Gynecology","DOI":"10.1097/AOG.0000000000004649","ISSN":"0029-7844","issue":"2","language":"en","page":"172-180","source":"DOI.org (Crossref)","title":"Pregnancy-Associated Deaths Due to Drugs, Suicide, and Homicide in the United States, 2010–2019","URL":"https://journals.lww.com/10.1097/AOG.0000000000004649","volume":"139","author":[{"family":"Margerison","given":"Claire E."},{"family":"Roberts","given":"Meaghan H."},{"family":"Gemmill","given":"Alison"},{"family":"Goldman-Mellor","given":"Sidra"}],"accessed":{"date-parts":[["2025",12,3]]},"issued":{"date-parts":[["2022",2]]}}},{"id":336,"uris":["http://zotero.org/users/13068822/items/NX8F4EAF"],"itemData":{"id":336,"type":"article-journal","abstract":"This study evaluates changes in overall and drug-specific overdose mortality among pregnant and postpartum persons before and during the COVID-19 pandemic.","container-title":"JAMA","DOI":"10.1001/jama.2022.17045","ISSN":"0098-7484","issue":"21","journalAbbreviation":"JAMA","language":"en","page":"2159","source":"DOI.org (Crossref)","title":"US Trends in Drug Overdose Mortality Among Pregnant and Postpartum Persons, 2017-2020","URL":"https://jamanetwork.com/journals/jama/fullarticle/2799164","volume":"328","author":[{"family":"Bruzelius","given":"Emilie"},{"family":"Martins","given":"Silvia S."}],"accessed":{"date-parts":[["2025",12,3]]},"issued":{"date-parts":[["2022",12,6]]}}}],"schema":"https://github.com/citation-style-language/schema/raw/master/csl-citation.json"} </w:instrText>
      </w:r>
      <w:r w:rsidR="00D23D6C">
        <w:rPr>
          <w:rFonts w:ascii="Times New Roman" w:hAnsi="Times New Roman" w:cs="Times New Roman"/>
        </w:rPr>
        <w:fldChar w:fldCharType="separate"/>
      </w:r>
      <w:r w:rsidR="000A7B44" w:rsidRPr="000A7B44">
        <w:rPr>
          <w:rFonts w:ascii="Times New Roman" w:hAnsi="Times New Roman" w:cs="Times New Roman"/>
          <w:kern w:val="0"/>
          <w:vertAlign w:val="superscript"/>
        </w:rPr>
        <w:t>19,20</w:t>
      </w:r>
      <w:r w:rsidR="00D23D6C">
        <w:rPr>
          <w:rFonts w:ascii="Times New Roman" w:hAnsi="Times New Roman" w:cs="Times New Roman"/>
        </w:rPr>
        <w:fldChar w:fldCharType="end"/>
      </w:r>
      <w:r w:rsidR="00107C89">
        <w:rPr>
          <w:rFonts w:ascii="Times New Roman" w:hAnsi="Times New Roman" w:cs="Times New Roman"/>
        </w:rPr>
        <w:t xml:space="preserve"> </w:t>
      </w:r>
      <w:r w:rsidR="000F2805">
        <w:rPr>
          <w:rFonts w:ascii="Times New Roman" w:hAnsi="Times New Roman" w:cs="Times New Roman"/>
        </w:rPr>
        <w:t>However, these</w:t>
      </w:r>
      <w:r w:rsidR="00B87670">
        <w:rPr>
          <w:rFonts w:ascii="Times New Roman" w:hAnsi="Times New Roman" w:cs="Times New Roman"/>
        </w:rPr>
        <w:t xml:space="preserve"> descriptive studies did not </w:t>
      </w:r>
      <w:r w:rsidR="006F6C4C">
        <w:rPr>
          <w:rFonts w:ascii="Times New Roman" w:hAnsi="Times New Roman" w:cs="Times New Roman"/>
        </w:rPr>
        <w:t>control for</w:t>
      </w:r>
      <w:r w:rsidR="00B87670">
        <w:rPr>
          <w:rFonts w:ascii="Times New Roman" w:hAnsi="Times New Roman" w:cs="Times New Roman"/>
        </w:rPr>
        <w:t xml:space="preserve"> clin</w:t>
      </w:r>
      <w:r w:rsidR="006F6C4C">
        <w:rPr>
          <w:rFonts w:ascii="Times New Roman" w:hAnsi="Times New Roman" w:cs="Times New Roman"/>
        </w:rPr>
        <w:t xml:space="preserve">ical covariates. We found that holding all covariates constant, the probability of death and nonfatal overdose </w:t>
      </w:r>
      <w:r w:rsidR="00D66F77">
        <w:rPr>
          <w:rFonts w:ascii="Times New Roman" w:hAnsi="Times New Roman" w:cs="Times New Roman"/>
        </w:rPr>
        <w:t>more than double</w:t>
      </w:r>
      <w:r w:rsidR="007D746B">
        <w:rPr>
          <w:rFonts w:ascii="Times New Roman" w:hAnsi="Times New Roman" w:cs="Times New Roman"/>
        </w:rPr>
        <w:t>d</w:t>
      </w:r>
      <w:r w:rsidR="00D66F77">
        <w:rPr>
          <w:rFonts w:ascii="Times New Roman" w:hAnsi="Times New Roman" w:cs="Times New Roman"/>
        </w:rPr>
        <w:t xml:space="preserve"> in six years</w:t>
      </w:r>
      <w:r w:rsidR="006F6C4C">
        <w:rPr>
          <w:rFonts w:ascii="Times New Roman" w:hAnsi="Times New Roman" w:cs="Times New Roman"/>
        </w:rPr>
        <w:t xml:space="preserve"> from </w:t>
      </w:r>
      <w:r w:rsidR="00D66F77" w:rsidRPr="004636E6">
        <w:rPr>
          <w:rFonts w:ascii="Times New Roman" w:hAnsi="Times New Roman" w:cs="Times New Roman"/>
        </w:rPr>
        <w:t>23.</w:t>
      </w:r>
      <w:r w:rsidR="00966093">
        <w:rPr>
          <w:rFonts w:ascii="Times New Roman" w:hAnsi="Times New Roman" w:cs="Times New Roman"/>
        </w:rPr>
        <w:t>0</w:t>
      </w:r>
      <w:r w:rsidR="006F6C4C" w:rsidRPr="00D66F77">
        <w:rPr>
          <w:rFonts w:ascii="Times New Roman" w:hAnsi="Times New Roman" w:cs="Times New Roman"/>
        </w:rPr>
        <w:t xml:space="preserve">% in 2012 to </w:t>
      </w:r>
      <w:r w:rsidR="00D66F77" w:rsidRPr="004636E6">
        <w:rPr>
          <w:rFonts w:ascii="Times New Roman" w:hAnsi="Times New Roman" w:cs="Times New Roman"/>
        </w:rPr>
        <w:t>50.</w:t>
      </w:r>
      <w:r w:rsidR="00966093">
        <w:rPr>
          <w:rFonts w:ascii="Times New Roman" w:hAnsi="Times New Roman" w:cs="Times New Roman"/>
        </w:rPr>
        <w:t>3</w:t>
      </w:r>
      <w:r w:rsidR="006F6C4C" w:rsidRPr="00D66F77">
        <w:rPr>
          <w:rFonts w:ascii="Times New Roman" w:hAnsi="Times New Roman" w:cs="Times New Roman"/>
        </w:rPr>
        <w:t>% in 2018.</w:t>
      </w:r>
      <w:r w:rsidR="006F6C4C">
        <w:rPr>
          <w:rFonts w:ascii="Times New Roman" w:hAnsi="Times New Roman" w:cs="Times New Roman"/>
        </w:rPr>
        <w:t xml:space="preserve"> </w:t>
      </w:r>
    </w:p>
    <w:p w14:paraId="528C355C" w14:textId="6C4DBBB3" w:rsidR="00BB5054" w:rsidRPr="00BB6F9A" w:rsidRDefault="00BB5054" w:rsidP="00107C89">
      <w:pPr>
        <w:ind w:firstLine="720"/>
        <w:rPr>
          <w:rFonts w:ascii="Times New Roman" w:hAnsi="Times New Roman" w:cs="Times New Roman"/>
        </w:rPr>
      </w:pPr>
      <w:r>
        <w:rPr>
          <w:rFonts w:ascii="Times New Roman" w:hAnsi="Times New Roman" w:cs="Times New Roman"/>
        </w:rPr>
        <w:t>Additionally, our finding that</w:t>
      </w:r>
      <w:r w:rsidR="00341884">
        <w:rPr>
          <w:rFonts w:ascii="Times New Roman" w:hAnsi="Times New Roman" w:cs="Times New Roman"/>
        </w:rPr>
        <w:t xml:space="preserve"> the</w:t>
      </w:r>
      <w:r>
        <w:rPr>
          <w:rFonts w:ascii="Times New Roman" w:hAnsi="Times New Roman" w:cs="Times New Roman"/>
        </w:rPr>
        <w:t xml:space="preserve"> </w:t>
      </w:r>
      <w:r w:rsidR="00341884">
        <w:rPr>
          <w:rFonts w:ascii="Times New Roman" w:hAnsi="Times New Roman" w:cs="Times New Roman"/>
        </w:rPr>
        <w:t xml:space="preserve">presence of </w:t>
      </w:r>
      <w:r>
        <w:rPr>
          <w:rFonts w:ascii="Times New Roman" w:hAnsi="Times New Roman" w:cs="Times New Roman"/>
        </w:rPr>
        <w:t xml:space="preserve">anxiety and depression </w:t>
      </w:r>
      <w:r w:rsidR="00BE708F">
        <w:rPr>
          <w:rFonts w:ascii="Times New Roman" w:hAnsi="Times New Roman" w:cs="Times New Roman"/>
        </w:rPr>
        <w:t>was</w:t>
      </w:r>
      <w:r>
        <w:rPr>
          <w:rFonts w:ascii="Times New Roman" w:hAnsi="Times New Roman" w:cs="Times New Roman"/>
        </w:rPr>
        <w:t xml:space="preserve"> associated with increased hazards of death or overdose (aHR: 1.8</w:t>
      </w:r>
      <w:r w:rsidR="00966093">
        <w:rPr>
          <w:rFonts w:ascii="Times New Roman" w:hAnsi="Times New Roman" w:cs="Times New Roman"/>
        </w:rPr>
        <w:t>9</w:t>
      </w:r>
      <w:r>
        <w:rPr>
          <w:rFonts w:ascii="Times New Roman" w:hAnsi="Times New Roman" w:cs="Times New Roman"/>
        </w:rPr>
        <w:t>; 95% CI: 1.27-2.</w:t>
      </w:r>
      <w:r w:rsidR="00966093">
        <w:rPr>
          <w:rFonts w:ascii="Times New Roman" w:hAnsi="Times New Roman" w:cs="Times New Roman"/>
        </w:rPr>
        <w:t>80</w:t>
      </w:r>
      <w:r>
        <w:rPr>
          <w:rFonts w:ascii="Times New Roman" w:hAnsi="Times New Roman" w:cs="Times New Roman"/>
        </w:rPr>
        <w:t xml:space="preserve">; p=0.002) is </w:t>
      </w:r>
      <w:r w:rsidR="00F273BD">
        <w:rPr>
          <w:rFonts w:ascii="Times New Roman" w:hAnsi="Times New Roman" w:cs="Times New Roman"/>
        </w:rPr>
        <w:t>similar</w:t>
      </w:r>
      <w:r>
        <w:rPr>
          <w:rFonts w:ascii="Times New Roman" w:hAnsi="Times New Roman" w:cs="Times New Roman"/>
        </w:rPr>
        <w:t xml:space="preserve"> </w:t>
      </w:r>
      <w:r w:rsidR="00F273BD">
        <w:rPr>
          <w:rFonts w:ascii="Times New Roman" w:hAnsi="Times New Roman" w:cs="Times New Roman"/>
        </w:rPr>
        <w:t xml:space="preserve">to </w:t>
      </w:r>
      <w:r>
        <w:rPr>
          <w:rFonts w:ascii="Times New Roman" w:hAnsi="Times New Roman" w:cs="Times New Roman"/>
        </w:rPr>
        <w:t xml:space="preserve"> findings from other studies that individuals with pregnancy associated deaths from substance use </w:t>
      </w:r>
      <w:r>
        <w:rPr>
          <w:rFonts w:ascii="Times New Roman" w:hAnsi="Times New Roman" w:cs="Times New Roman"/>
        </w:rPr>
        <w:lastRenderedPageBreak/>
        <w:t>disorders were more likely to have mental health conditions including anxiety disorder and depression.</w:t>
      </w:r>
      <w:r w:rsidR="00341884">
        <w:rPr>
          <w:rFonts w:ascii="Times New Roman" w:hAnsi="Times New Roman" w:cs="Times New Roman"/>
        </w:rPr>
        <w:fldChar w:fldCharType="begin"/>
      </w:r>
      <w:r w:rsidR="000A7B44">
        <w:rPr>
          <w:rFonts w:ascii="Times New Roman" w:hAnsi="Times New Roman" w:cs="Times New Roman"/>
        </w:rPr>
        <w:instrText xml:space="preserve"> ADDIN ZOTERO_ITEM CSL_CITATION {"citationID":"5EXKGTni","properties":{"formattedCitation":"\\super 21,22\\nosupersub{}","plainCitation":"21,22","noteIndex":0},"citationItems":[{"id":339,"uris":["http://zotero.org/users/13068822/items/DZIAP6RT"],"itemData":{"id":339,"type":"article-journal","abstract":"Background In recent decades, maternal mortality has increased across the U.S. Experiences of pregnant and postpartum people with Substance Use Disorder (SUD)-related deaths have not been previously evaluated in New Mexico. The aim of this study was to analyze risk factors related to substance use and explore substance use patterns among pregnancy-associated deaths in New Mexico from 2015 to 2019.\nMethods We conducted an analysis of pregnancy-associated deaths to assess the association between demographics, pregnancy factors, circumstances surrounding death, treatment of mental health conditions, and experiences with social stressors among Substance Use Disorder (SUD)-related and non-SUD-related deaths. We performed univariate analyses of risk factors using chi-square tests to assess the differences between SUD-related and non-SUD-related deaths. We also examined substance use at time of death.\nResults People with SUD-related deaths were more likely to die 43–365 days postpartum (81% vs. 45%, p-value = 0.002), have had a primary cause of death of mental health conditions (47% vs 10%, p &lt; 0.001), have died of an overdose (41% vs. 8%, p-value = 0.002), have had experienced any social stressors (86% vs 30%, p &lt; 0.001) compared to people with nonSUD-related deaths, and received treatment for SUD at any point before, during, or after pregnancy (49% vs. 2%, p &lt; 0.001). The substances most used at time of death were amphetamines (70%), and most cases engaged in polysubstance use (63%).\nConclusions for Practice Providers, health departments, and community organizations must prioritize supporting people using substances during and after pregnancy to prevent death and improve quality of life for pregnant and postpartum people.","container-title":"Maternal and Child Health Journal","DOI":"10.1007/s10995-023-03691-8","ISSN":"1092-7875, 1573-6628","issue":"S1","journalAbbreviation":"Matern Child Health J","language":"en","page":"23-33","source":"DOI.org (Crossref)","title":"Substance Use Disorder-Related Deaths and Maternal Mortality in New Mexico, 2015–2019","URL":"https://link.springer.com/10.1007/s10995-023-03691-8","volume":"27","author":[{"family":"Fuchs","given":"Jessica R."},{"family":"Schiff","given":"Melissa A."},{"family":"Coronado","given":"Eirian"}],"accessed":{"date-parts":[["2025",12,3]]},"issued":{"date-parts":[["2023",12]]}}},{"id":341,"uris":["http://zotero.org/users/13068822/items/Z9VY85YI"],"itemData":{"id":341,"type":"article-journal","abstract":"OBJECTIVE:\n              Drug-induced deaths, defined as intentional or unintentional consumption of illicit substances or diverted medications leading to death, are the leading cause of death for reproductive-age women in the United States. Our objective was to describe pregnancy-associated deaths attributed to drug-induced causes to identify opportunities for intervention.\n            \n            \n              METHODS:\n              Using the Utah Perinatal Morality Review Committee database, we performed a retrospective cohort study of all pregnancy-associated deaths—death of a woman during pregnancy or within 1 year from the end of pregnancy—from 2005 to 2014. We performed a detailed descriptive analysis of women with drug-induced deaths. We compared characteristics of women with drug-induced and other pregnancy-associated deaths.\n            \n            \n              RESULTS:\n              \n                From 2005 to 2014, 136 pregnancy-associated deaths were identified. Drug-induced death was the leading cause of pregnancy-associated death (n=35, 26%) and 89% occurred in the postpartum period. More specifically, those with a drug-induced death were more likely to die in the late postpartum period, defined as death occurring within 43 days to 1 year of the end of the pregnancy, (n=28/35, 80%) compared with women whose deaths were from other pregnancy-associated causes (n=34/101, 34%) (\n                P\n                &lt;.001). The majority of drug-induced deaths were attributed to opioids (n=27/35, 77%), prescription opioids (n=21/35, 60%), and polysubstance use (n=29/35, 83%). From 2005 to 2014, the pregnancy-associated mortality ratio increased 76%, from 23.3 in 2005 to 41.0 in 2014. During this same time period, the drug-induced pregnancy-associated mortality ratio increased 200%, from 3.9 in 2005 to 11.7 in 2014.\n              \n            \n            \n              CONCLUSION:\n              Drug-induced death is the leading cause of pregnancy-associated death in Utah and occurs primarily in the late postpartum period. Interventional studies focused on identifying and treating women at risk of drug-induced death are urgently needed.","container-title":"Obstetrics &amp; Gynecology","DOI":"10.1097/AOG.0000000000003279","ISSN":"0029-7844","issue":"6","language":"en","page":"1131-1140","source":"DOI.org (Crossref)","title":"Pregnancy-Associated Death in Utah: Contribution of Drug-Induced Deaths","title-short":"Pregnancy-Associated Death in Utah","URL":"https://journals.lww.com/00006250-201906000-00009","volume":"133","author":[{"family":"Smid","given":"Marcela C."},{"family":"Stone","given":"Nicole M."},{"family":"Baksh","given":"Laurie"},{"family":"Debbink","given":"Michelle P."},{"family":"Einerson","given":"Brett D."},{"family":"Varner","given":"Michael W."},{"family":"Gordon","given":"Adam J."},{"family":"Clark","given":"Erin A. S."}],"accessed":{"date-parts":[["2025",12,3]]},"issued":{"date-parts":[["2019",6]]}}}],"schema":"https://github.com/citation-style-language/schema/raw/master/csl-citation.json"} </w:instrText>
      </w:r>
      <w:r w:rsidR="00341884">
        <w:rPr>
          <w:rFonts w:ascii="Times New Roman" w:hAnsi="Times New Roman" w:cs="Times New Roman"/>
        </w:rPr>
        <w:fldChar w:fldCharType="separate"/>
      </w:r>
      <w:r w:rsidR="000A7B44" w:rsidRPr="000A7B44">
        <w:rPr>
          <w:rFonts w:ascii="Times New Roman" w:hAnsi="Times New Roman" w:cs="Times New Roman"/>
          <w:kern w:val="0"/>
          <w:vertAlign w:val="superscript"/>
        </w:rPr>
        <w:t>21,22</w:t>
      </w:r>
      <w:r w:rsidR="00341884">
        <w:rPr>
          <w:rFonts w:ascii="Times New Roman" w:hAnsi="Times New Roman" w:cs="Times New Roman"/>
        </w:rPr>
        <w:fldChar w:fldCharType="end"/>
      </w:r>
      <w:r w:rsidR="00341884">
        <w:rPr>
          <w:rFonts w:ascii="Times New Roman" w:hAnsi="Times New Roman" w:cs="Times New Roman"/>
        </w:rPr>
        <w:t xml:space="preserve"> </w:t>
      </w:r>
      <w:r w:rsidR="009173EB">
        <w:rPr>
          <w:rFonts w:ascii="Times New Roman" w:hAnsi="Times New Roman" w:cs="Times New Roman"/>
        </w:rPr>
        <w:t xml:space="preserve">Pregnant and postpartum individuals with substance use disorders and psychiatric comorbidities are more susceptible to adverse </w:t>
      </w:r>
      <w:r w:rsidR="000D79D0">
        <w:rPr>
          <w:rFonts w:ascii="Times New Roman" w:hAnsi="Times New Roman" w:cs="Times New Roman"/>
        </w:rPr>
        <w:t>outcomes including</w:t>
      </w:r>
      <w:r w:rsidR="009173EB">
        <w:rPr>
          <w:rFonts w:ascii="Times New Roman" w:hAnsi="Times New Roman" w:cs="Times New Roman"/>
        </w:rPr>
        <w:t xml:space="preserve"> </w:t>
      </w:r>
      <w:r w:rsidR="00EB1919">
        <w:rPr>
          <w:rFonts w:ascii="Times New Roman" w:hAnsi="Times New Roman" w:cs="Times New Roman"/>
        </w:rPr>
        <w:t>greater opioid use disorder severity and psychiatric impairment,</w:t>
      </w:r>
      <w:r w:rsidR="00EB1919">
        <w:rPr>
          <w:rFonts w:ascii="Times New Roman" w:hAnsi="Times New Roman" w:cs="Times New Roman"/>
        </w:rPr>
        <w:fldChar w:fldCharType="begin"/>
      </w:r>
      <w:r w:rsidR="000A7B44">
        <w:rPr>
          <w:rFonts w:ascii="Times New Roman" w:hAnsi="Times New Roman" w:cs="Times New Roman"/>
        </w:rPr>
        <w:instrText xml:space="preserve"> ADDIN ZOTERO_ITEM CSL_CITATION {"citationID":"nR1MclGO","properties":{"formattedCitation":"\\super 23\\nosupersub{}","plainCitation":"23","noteIndex":0},"citationItems":[{"id":345,"uris":["http://zotero.org/users/13068822/items/MWWE9IHF"],"itemData":{"id":345,"type":"article-journal","container-title":"Psychiatric Research and Clinical Practice","DOI":"10.1176/appi.prcp.20190051","ISSN":"2575-5609","issue":"1","journalAbbreviation":"PRCP","language":"en","license":"http://creativecommons.org/licenses/by-nc-nd/4.0/","page":"3-11","source":"DOI.org (Crossref)","title":"Opioid Use Disorder in Women and the Implications for Treatment","URL":"https://psychiatryonline.org/doi/10.1176/appi.prcp.20190051","volume":"3","author":[{"family":"Barbosa‐Leiker","given":"Celestina"},{"family":"Campbell","given":"Aimee N. C."},{"family":"McHugh","given":"R. Kathryn"},{"family":"Guille","given":"Constance"},{"family":"Greenfield","given":"Shelly F."}],"accessed":{"date-parts":[["2025",12,4]]},"issued":{"date-parts":[["2021",3]]}}}],"schema":"https://github.com/citation-style-language/schema/raw/master/csl-citation.json"} </w:instrText>
      </w:r>
      <w:r w:rsidR="00EB1919">
        <w:rPr>
          <w:rFonts w:ascii="Times New Roman" w:hAnsi="Times New Roman" w:cs="Times New Roman"/>
        </w:rPr>
        <w:fldChar w:fldCharType="separate"/>
      </w:r>
      <w:r w:rsidR="000A7B44" w:rsidRPr="000A7B44">
        <w:rPr>
          <w:rFonts w:ascii="Times New Roman" w:hAnsi="Times New Roman" w:cs="Times New Roman"/>
          <w:kern w:val="0"/>
          <w:vertAlign w:val="superscript"/>
        </w:rPr>
        <w:t>23</w:t>
      </w:r>
      <w:r w:rsidR="00EB1919">
        <w:rPr>
          <w:rFonts w:ascii="Times New Roman" w:hAnsi="Times New Roman" w:cs="Times New Roman"/>
        </w:rPr>
        <w:fldChar w:fldCharType="end"/>
      </w:r>
      <w:r w:rsidR="00EB1919">
        <w:rPr>
          <w:rFonts w:ascii="Times New Roman" w:hAnsi="Times New Roman" w:cs="Times New Roman"/>
        </w:rPr>
        <w:t xml:space="preserve"> misuse of opioids and other psychotropic drugs like benzodiazepines,</w:t>
      </w:r>
      <w:r w:rsidR="00506BB5">
        <w:rPr>
          <w:rFonts w:ascii="Times New Roman" w:hAnsi="Times New Roman" w:cs="Times New Roman"/>
        </w:rPr>
        <w:fldChar w:fldCharType="begin"/>
      </w:r>
      <w:r w:rsidR="000A7B44">
        <w:rPr>
          <w:rFonts w:ascii="Times New Roman" w:hAnsi="Times New Roman" w:cs="Times New Roman"/>
        </w:rPr>
        <w:instrText xml:space="preserve"> ADDIN ZOTERO_ITEM CSL_CITATION {"citationID":"2t275JGD","properties":{"formattedCitation":"\\super 23,24\\nosupersub{}","plainCitation":"23,24","noteIndex":0},"citationItems":[{"id":345,"uris":["http://zotero.org/users/13068822/items/MWWE9IHF"],"itemData":{"id":345,"type":"article-journal","container-title":"Psychiatric Research and Clinical Practice","DOI":"10.1176/appi.prcp.20190051","ISSN":"2575-5609","issue":"1","journalAbbreviation":"PRCP","language":"en","license":"http://creativecommons.org/licenses/by-nc-nd/4.0/","page":"3-11","source":"DOI.org (Crossref)","title":"Opioid Use Disorder in Women and the Implications for Treatment","URL":"https://psychiatryonline.org/doi/10.1176/appi.prcp.20190051","volume":"3","author":[{"family":"Barbosa‐Leiker","given":"Celestina"},{"family":"Campbell","given":"Aimee N. C."},{"family":"McHugh","given":"R. Kathryn"},{"family":"Guille","given":"Constance"},{"family":"Greenfield","given":"Shelly F."}],"accessed":{"date-parts":[["2025",12,4]]},"issued":{"date-parts":[["2021",3]]}}},{"id":347,"uris":["http://zotero.org/users/13068822/items/XA8CRTDN"],"itemData":{"id":347,"type":"article-journal","container-title":"New England Journal of Medicine","DOI":"10.1056/NEJMra1802148","ISSN":"0028-4793, 1533-4406","issue":"1","journalAbbreviation":"N Engl J Med","language":"en","page":"71-79","source":"DOI.org (Crossref)","title":"Understanding Links among Opioid Use, Overdose, and Suicide","URL":"http://www.nejm.org/doi/10.1056/NEJMra1802148","volume":"380","editor":[{"family":"Ingelfinger","given":"Julie R."}],"author":[{"family":"Bohnert","given":"Amy S.B."},{"family":"Ilgen","given":"Mark A."}],"accessed":{"date-parts":[["2025",12,4]]},"issued":{"date-parts":[["2019",1,3]]}}}],"schema":"https://github.com/citation-style-language/schema/raw/master/csl-citation.json"} </w:instrText>
      </w:r>
      <w:r w:rsidR="00506BB5">
        <w:rPr>
          <w:rFonts w:ascii="Times New Roman" w:hAnsi="Times New Roman" w:cs="Times New Roman"/>
        </w:rPr>
        <w:fldChar w:fldCharType="separate"/>
      </w:r>
      <w:r w:rsidR="000A7B44" w:rsidRPr="000A7B44">
        <w:rPr>
          <w:rFonts w:ascii="Times New Roman" w:hAnsi="Times New Roman" w:cs="Times New Roman"/>
          <w:kern w:val="0"/>
          <w:vertAlign w:val="superscript"/>
        </w:rPr>
        <w:t>23,24</w:t>
      </w:r>
      <w:r w:rsidR="00506BB5">
        <w:rPr>
          <w:rFonts w:ascii="Times New Roman" w:hAnsi="Times New Roman" w:cs="Times New Roman"/>
        </w:rPr>
        <w:fldChar w:fldCharType="end"/>
      </w:r>
      <w:r w:rsidR="00506BB5">
        <w:rPr>
          <w:rFonts w:ascii="Times New Roman" w:hAnsi="Times New Roman" w:cs="Times New Roman"/>
        </w:rPr>
        <w:t xml:space="preserve"> </w:t>
      </w:r>
      <w:r w:rsidR="00506BB5">
        <w:rPr>
          <w:rFonts w:ascii="Times New Roman" w:hAnsi="Times New Roman" w:cs="Times New Roman"/>
        </w:rPr>
        <w:fldChar w:fldCharType="begin"/>
      </w:r>
      <w:r w:rsidR="000A7B44">
        <w:rPr>
          <w:rFonts w:ascii="Times New Roman" w:hAnsi="Times New Roman" w:cs="Times New Roman"/>
        </w:rPr>
        <w:instrText xml:space="preserve"> ADDIN ZOTERO_ITEM CSL_CITATION {"citationID":"AhpW5lEZ","properties":{"formattedCitation":"\\super 25\\nosupersub{}","plainCitation":"25","noteIndex":0},"citationItems":[{"id":349,"uris":["http://zotero.org/users/13068822/items/PXM844J2"],"itemData":{"id":349,"type":"article-journal","abstract":"Objective: Among persons with opioid use disorder (OUD), co-occurring depression is linked to a greater risk of opioid misuse, overdose and suicide. Less is known about characteristics and other comorbid health conditions of persons with co-occurring opioid use and depressive disorders. Methods: This study used electronic health record (EHR) encounters from the Geisinger Health System prior to the fall of 2019. Adult patients were recruited from a medication-based treatment clinic and had an OUD diagnosis (N ¼ 692). Co-occurring depression was defined by a depression diagnosis in the EHR. Multivariable logistic regression was performed to assess differences in characteristics, behavioral health and medical diagnoses, as well as opioid overdose and suicide attempt or ideation between individuals with and without comorbid depression. Results: Forty-seven percent of patients with OUD had a lifetime depression diagnosis. Individuals with co-occurring depression were more likely to be female and have comorbid chronic pain or other medical conditions. Co-occurring depression was associated with an increased likelihood of other mental health and substance use disorders, as well as opioid overdose and/or suicide attempt or ideation. Conclusions: While it is established that co-occurring depression is associated with increased risk of overdose and suicide, this study adds that other health conditions, including chronic pain and common medical conditions, are more prevalent among persons with co-occurring depressive disorders. Results highlight the need to consider these complex health needs when developing treatment plans and services.","container-title":"Journal of Dual Diagnosis","DOI":"10.1080/15504263.2021.1979349","ISSN":"1550-4263, 1550-4271","issue":"4","journalAbbreviation":"Journal of Dual Diagnosis","language":"en","page":"296-303","source":"DOI.org (Crossref)","title":"Co-Occurring Opioid Use and Depressive Disorders: Patient Characteristics and Co-Occurring Health Conditions","title-short":"Co-Occurring Opioid Use and Depressive Disorders","URL":"https://www.tandfonline.com/doi/full/10.1080/15504263.2021.1979349","volume":"17","author":[{"family":"Tormohlen","given":"Kayla N."},{"family":"Mojtabai","given":"Ramin"},{"family":"Seiwell","given":"Anthony"},{"family":"McGinty","given":"Emma E."},{"family":"Stuart","given":"Elizabeth A."},{"family":"Tobin","given":"Karin E."},{"family":"Troiani","given":"Vanessa"}],"accessed":{"date-parts":[["2025",12,4]]},"issued":{"date-parts":[["2021",10,2]]}}}],"schema":"https://github.com/citation-style-language/schema/raw/master/csl-citation.json"} </w:instrText>
      </w:r>
      <w:r w:rsidR="00506BB5">
        <w:rPr>
          <w:rFonts w:ascii="Times New Roman" w:hAnsi="Times New Roman" w:cs="Times New Roman"/>
        </w:rPr>
        <w:fldChar w:fldCharType="separate"/>
      </w:r>
      <w:r w:rsidR="000A7B44" w:rsidRPr="000A7B44">
        <w:rPr>
          <w:rFonts w:ascii="Times New Roman" w:hAnsi="Times New Roman" w:cs="Times New Roman"/>
          <w:kern w:val="0"/>
          <w:vertAlign w:val="superscript"/>
        </w:rPr>
        <w:t>25</w:t>
      </w:r>
      <w:r w:rsidR="00506BB5">
        <w:rPr>
          <w:rFonts w:ascii="Times New Roman" w:hAnsi="Times New Roman" w:cs="Times New Roman"/>
        </w:rPr>
        <w:fldChar w:fldCharType="end"/>
      </w:r>
      <w:r w:rsidR="00EB1919">
        <w:rPr>
          <w:rFonts w:ascii="Times New Roman" w:hAnsi="Times New Roman" w:cs="Times New Roman"/>
        </w:rPr>
        <w:t xml:space="preserve"> </w:t>
      </w:r>
      <w:r w:rsidR="009173EB">
        <w:rPr>
          <w:rFonts w:ascii="Times New Roman" w:hAnsi="Times New Roman" w:cs="Times New Roman"/>
        </w:rPr>
        <w:t>and treatment discontinuation</w:t>
      </w:r>
      <w:r w:rsidR="00506BB5">
        <w:rPr>
          <w:rFonts w:ascii="Times New Roman" w:hAnsi="Times New Roman" w:cs="Times New Roman"/>
        </w:rPr>
        <w:t>.</w:t>
      </w:r>
      <w:r w:rsidR="00506BB5">
        <w:rPr>
          <w:rFonts w:ascii="Times New Roman" w:hAnsi="Times New Roman" w:cs="Times New Roman"/>
        </w:rPr>
        <w:fldChar w:fldCharType="begin"/>
      </w:r>
      <w:r w:rsidR="000A7B44">
        <w:rPr>
          <w:rFonts w:ascii="Times New Roman" w:hAnsi="Times New Roman" w:cs="Times New Roman"/>
        </w:rPr>
        <w:instrText xml:space="preserve"> ADDIN ZOTERO_ITEM CSL_CITATION {"citationID":"MoMrnM81","properties":{"formattedCitation":"\\super 26\\nosupersub{}","plainCitation":"26","noteIndex":0},"citationItems":[{"id":351,"uris":["http://zotero.org/users/13068822/items/FZ26M55V"],"itemData":{"id":351,"type":"article-journal","abstract":"Aims To examine the relationship of anxiety and depression symptoms with treatment outcomes (treatment discontinuation, rates of ongoing use of illicit drugs and likelihood of preterm delivery) in opioid-dependent pregnant women and describe their use of psychotropic medications. Design and setting Secondary data analysis from a randomized clinical trial of treatment for opioid dependence during pregnancy. Participants A total of 175 opioid-dependent pregnant women, of whom 131 completed treatment. Measurements Symptoms of anxiety and depression were captured with the 15-item Mini International Neuropsychiatric Interview (MINI) screen. Use of illicit drugs was measured by urine drug screening. Preterm delivery was deﬁned as delivery prior to 37 weeks’ gestation. Self-reported use of concomitant psychotropic medication at any point during the study was recorded. Findings Women reporting only anxiety symptoms at study entry were more likely to discontinue treatment [adjusted odds ratio (OR) = 4.56, 95% conﬁdence interval (CI): 1.91–13.26, P = 0.012], while those reporting only depression symptoms were less likely to discontinue treatment (adjusted OR = 0.14, 95% CI: 0.20–0.88, P = 0.036) compared to women who reported neither depression nor anxiety symptoms. No statistically signiﬁcant between-group differences were observed for ongoing illicit drug use or preterm delivery. A majority (61.4%) of women reported use of concomitant psychotropic medication at some point during study participation. Conclusions Opioid agonist-treated pregnant patients with co-occurring symptoms of anxiety require additional clinical resources to prevent premature discontinuation.","container-title":"Addiction","DOI":"10.1111/j.1360-0443.2012.04041.x","ISSN":"0965-2140, 1360-0443","issue":"S1","journalAbbreviation":"Addiction","language":"en","page":"74-82","source":"DOI.org (Crossref)","title":"Opioid dependence during pregnancy: relationships of anxiety and depression symptoms to treatment outcomes","title-short":"Opioid dependence during pregnancy","URL":"https://onlinelibrary.wiley.com/doi/10.1111/j.1360-0443.2012.04041.x","volume":"107","author":[{"family":"Benningfield","given":"Margaret M."},{"family":"Dietrich","given":"Mary S."},{"family":"Jones","given":"Hendrée E."},{"family":"Kaltenbach","given":"Karol"},{"family":"Heil","given":"Sarah H."},{"family":"Stine","given":"Susan M."},{"family":"Coyle","given":"Mara G."},{"family":"Arria","given":"Amelia M."},{"family":"O'Grady","given":"Kevin E."},{"family":"Fischer","given":"Gabriele"},{"family":"Martin","given":"Peter R."}],"accessed":{"date-parts":[["2025",12,4]]},"issued":{"date-parts":[["2012",11]]}}}],"schema":"https://github.com/citation-style-language/schema/raw/master/csl-citation.json"} </w:instrText>
      </w:r>
      <w:r w:rsidR="00506BB5">
        <w:rPr>
          <w:rFonts w:ascii="Times New Roman" w:hAnsi="Times New Roman" w:cs="Times New Roman"/>
        </w:rPr>
        <w:fldChar w:fldCharType="separate"/>
      </w:r>
      <w:r w:rsidR="000A7B44" w:rsidRPr="000A7B44">
        <w:rPr>
          <w:rFonts w:ascii="Times New Roman" w:hAnsi="Times New Roman" w:cs="Times New Roman"/>
          <w:kern w:val="0"/>
          <w:vertAlign w:val="superscript"/>
        </w:rPr>
        <w:t>26</w:t>
      </w:r>
      <w:r w:rsidR="00506BB5">
        <w:rPr>
          <w:rFonts w:ascii="Times New Roman" w:hAnsi="Times New Roman" w:cs="Times New Roman"/>
        </w:rPr>
        <w:fldChar w:fldCharType="end"/>
      </w:r>
      <w:r w:rsidR="00506BB5">
        <w:rPr>
          <w:rFonts w:ascii="Times New Roman" w:hAnsi="Times New Roman" w:cs="Times New Roman"/>
        </w:rPr>
        <w:t xml:space="preserve"> </w:t>
      </w:r>
      <w:r w:rsidR="005709CA">
        <w:rPr>
          <w:rFonts w:ascii="Times New Roman" w:hAnsi="Times New Roman" w:cs="Times New Roman"/>
        </w:rPr>
        <w:t>This highlights the importance of accounting for co-occurring psychiatric conditions and individualizing treatment strategies to promote continuity of care.</w:t>
      </w:r>
      <w:r w:rsidR="005709CA">
        <w:rPr>
          <w:rFonts w:ascii="Times New Roman" w:hAnsi="Times New Roman" w:cs="Times New Roman"/>
        </w:rPr>
        <w:fldChar w:fldCharType="begin"/>
      </w:r>
      <w:r w:rsidR="000A7B44">
        <w:rPr>
          <w:rFonts w:ascii="Times New Roman" w:hAnsi="Times New Roman" w:cs="Times New Roman"/>
        </w:rPr>
        <w:instrText xml:space="preserve"> ADDIN ZOTERO_ITEM CSL_CITATION {"citationID":"GVmabP67","properties":{"formattedCitation":"\\super 21,22,27\\nosupersub{}","plainCitation":"21,22,27","noteIndex":0},"citationItems":[{"id":339,"uris":["http://zotero.org/users/13068822/items/DZIAP6RT"],"itemData":{"id":339,"type":"article-journal","abstract":"Background In recent decades, maternal mortality has increased across the U.S. Experiences of pregnant and postpartum people with Substance Use Disorder (SUD)-related deaths have not been previously evaluated in New Mexico. The aim of this study was to analyze risk factors related to substance use and explore substance use patterns among pregnancy-associated deaths in New Mexico from 2015 to 2019.\nMethods We conducted an analysis of pregnancy-associated deaths to assess the association between demographics, pregnancy factors, circumstances surrounding death, treatment of mental health conditions, and experiences with social stressors among Substance Use Disorder (SUD)-related and non-SUD-related deaths. We performed univariate analyses of risk factors using chi-square tests to assess the differences between SUD-related and non-SUD-related deaths. We also examined substance use at time of death.\nResults People with SUD-related deaths were more likely to die 43–365 days postpartum (81% vs. 45%, p-value = 0.002), have had a primary cause of death of mental health conditions (47% vs 10%, p &lt; 0.001), have died of an overdose (41% vs. 8%, p-value = 0.002), have had experienced any social stressors (86% vs 30%, p &lt; 0.001) compared to people with nonSUD-related deaths, and received treatment for SUD at any point before, during, or after pregnancy (49% vs. 2%, p &lt; 0.001). The substances most used at time of death were amphetamines (70%), and most cases engaged in polysubstance use (63%).\nConclusions for Practice Providers, health departments, and community organizations must prioritize supporting people using substances during and after pregnancy to prevent death and improve quality of life for pregnant and postpartum people.","container-title":"Maternal and Child Health Journal","DOI":"10.1007/s10995-023-03691-8","ISSN":"1092-7875, 1573-6628","issue":"S1","journalAbbreviation":"Matern Child Health J","language":"en","page":"23-33","source":"DOI.org (Crossref)","title":"Substance Use Disorder-Related Deaths and Maternal Mortality in New Mexico, 2015–2019","URL":"https://link.springer.com/10.1007/s10995-023-03691-8","volume":"27","author":[{"family":"Fuchs","given":"Jessica R."},{"family":"Schiff","given":"Melissa A."},{"family":"Coronado","given":"Eirian"}],"accessed":{"date-parts":[["2025",12,3]]},"issued":{"date-parts":[["2023",12]]}}},{"id":341,"uris":["http://zotero.org/users/13068822/items/Z9VY85YI"],"itemData":{"id":341,"type":"article-journal","abstract":"OBJECTIVE:\n              Drug-induced deaths, defined as intentional or unintentional consumption of illicit substances or diverted medications leading to death, are the leading cause of death for reproductive-age women in the United States. Our objective was to describe pregnancy-associated deaths attributed to drug-induced causes to identify opportunities for intervention.\n            \n            \n              METHODS:\n              Using the Utah Perinatal Morality Review Committee database, we performed a retrospective cohort study of all pregnancy-associated deaths—death of a woman during pregnancy or within 1 year from the end of pregnancy—from 2005 to 2014. We performed a detailed descriptive analysis of women with drug-induced deaths. We compared characteristics of women with drug-induced and other pregnancy-associated deaths.\n            \n            \n              RESULTS:\n              \n                From 2005 to 2014, 136 pregnancy-associated deaths were identified. Drug-induced death was the leading cause of pregnancy-associated death (n=35, 26%) and 89% occurred in the postpartum period. More specifically, those with a drug-induced death were more likely to die in the late postpartum period, defined as death occurring within 43 days to 1 year of the end of the pregnancy, (n=28/35, 80%) compared with women whose deaths were from other pregnancy-associated causes (n=34/101, 34%) (\n                P\n                &lt;.001). The majority of drug-induced deaths were attributed to opioids (n=27/35, 77%), prescription opioids (n=21/35, 60%), and polysubstance use (n=29/35, 83%). From 2005 to 2014, the pregnancy-associated mortality ratio increased 76%, from 23.3 in 2005 to 41.0 in 2014. During this same time period, the drug-induced pregnancy-associated mortality ratio increased 200%, from 3.9 in 2005 to 11.7 in 2014.\n              \n            \n            \n              CONCLUSION:\n              Drug-induced death is the leading cause of pregnancy-associated death in Utah and occurs primarily in the late postpartum period. Interventional studies focused on identifying and treating women at risk of drug-induced death are urgently needed.","container-title":"Obstetrics &amp; Gynecology","DOI":"10.1097/AOG.0000000000003279","ISSN":"0029-7844","issue":"6","language":"en","page":"1131-1140","source":"DOI.org (Crossref)","title":"Pregnancy-Associated Death in Utah: Contribution of Drug-Induced Deaths","title-short":"Pregnancy-Associated Death in Utah","URL":"https://journals.lww.com/00006250-201906000-00009","volume":"133","author":[{"family":"Smid","given":"Marcela C."},{"family":"Stone","given":"Nicole M."},{"family":"Baksh","given":"Laurie"},{"family":"Debbink","given":"Michelle P."},{"family":"Einerson","given":"Brett D."},{"family":"Varner","given":"Michael W."},{"family":"Gordon","given":"Adam J."},{"family":"Clark","given":"Erin A. S."}],"accessed":{"date-parts":[["2025",12,3]]},"issued":{"date-parts":[["2019",6]]}}},{"id":343,"uris":["http://zotero.org/users/13068822/items/BYU3BEFJ"],"itemData":{"id":343,"type":"article-journal","abstract":"Substance use disorders (SUD) are becoming rapidly more prevalent in women and a leading cause of pregnancy associated deaths, with most deaths occurring during the 12 months after pregnancy. The postpartum period can be quite intense, especially for women seeking addiction recovery. There is a call to reconceptualize the obstetrical postpartum care model into one that extends specialised care and is tailored to an individual’s specific needs. Although SUD treatment improves maternal and infant outcomes as well as decreases overdose risk, many women do not receive consistent SUD treatment during the postpartum period. Thus, SUD treatments should consider following the same guidance as obstetrics to reconceptualize how SUD treatment is delivered postpartum. Clinically, this translates into substantially modifying traditional siloed SUD treatment structures to meet the unique needs of this vulnerable patient population. At the same time, more research is urgently needed to inform these advancements in clinical care to ensure they are evidence-based and effective. In this article, we review the existing evidence as well as highlight opportunities for both clinicians and researchers to advance the integration of tailored approaches for postpartum women into personalised SUD medical and behavioural treatments.","container-title":"International Review of Psychiatry","DOI":"10.1080/09540261.2021.1898349","ISSN":"0954-0261, 1369-1627","issue":"6","journalAbbreviation":"International Review of Psychiatry","language":"en","page":"579-590","source":"DOI.org (Crossref)","title":"Addiction treatment in the postpartum period: an opportunity for evidence-based personalized medicine","title-short":"Addiction treatment in the postpartum period","URL":"https://www.tandfonline.com/doi/full/10.1080/09540261.2021.1898349","volume":"33","author":[{"family":"Martin","given":"Caitlin E."},{"family":"Parlier-Ahmad","given":"Anna Beth"}],"accessed":{"date-parts":[["2025",12,4]]},"issued":{"date-parts":[["2021",8,18]]}}}],"schema":"https://github.com/citation-style-language/schema/raw/master/csl-citation.json"} </w:instrText>
      </w:r>
      <w:r w:rsidR="005709CA">
        <w:rPr>
          <w:rFonts w:ascii="Times New Roman" w:hAnsi="Times New Roman" w:cs="Times New Roman"/>
        </w:rPr>
        <w:fldChar w:fldCharType="separate"/>
      </w:r>
      <w:r w:rsidR="000A7B44" w:rsidRPr="000A7B44">
        <w:rPr>
          <w:rFonts w:ascii="Times New Roman" w:hAnsi="Times New Roman" w:cs="Times New Roman"/>
          <w:kern w:val="0"/>
          <w:vertAlign w:val="superscript"/>
        </w:rPr>
        <w:t>21,22,27</w:t>
      </w:r>
      <w:r w:rsidR="005709CA">
        <w:rPr>
          <w:rFonts w:ascii="Times New Roman" w:hAnsi="Times New Roman" w:cs="Times New Roman"/>
        </w:rPr>
        <w:fldChar w:fldCharType="end"/>
      </w:r>
      <w:r w:rsidR="005709CA">
        <w:rPr>
          <w:rFonts w:ascii="Times New Roman" w:hAnsi="Times New Roman" w:cs="Times New Roman"/>
        </w:rPr>
        <w:t xml:space="preserve"> </w:t>
      </w:r>
    </w:p>
    <w:p w14:paraId="417856E1" w14:textId="77777777" w:rsidR="00BF0DD7" w:rsidRDefault="00BF0DD7" w:rsidP="00372D26">
      <w:pPr>
        <w:spacing w:line="240" w:lineRule="auto"/>
        <w:contextualSpacing/>
        <w:rPr>
          <w:rFonts w:ascii="Times New Roman" w:hAnsi="Times New Roman" w:cs="Times New Roman"/>
          <w:b/>
          <w:bCs/>
        </w:rPr>
      </w:pPr>
    </w:p>
    <w:p w14:paraId="443CC96B" w14:textId="7DA0F9D6" w:rsidR="006F6ED5" w:rsidRDefault="00BF0DD7" w:rsidP="006F6ED5">
      <w:pPr>
        <w:spacing w:line="240" w:lineRule="auto"/>
        <w:contextualSpacing/>
        <w:rPr>
          <w:rFonts w:ascii="Times New Roman" w:hAnsi="Times New Roman" w:cs="Times New Roman"/>
        </w:rPr>
      </w:pPr>
      <w:r>
        <w:rPr>
          <w:rFonts w:ascii="Times New Roman" w:hAnsi="Times New Roman" w:cs="Times New Roman"/>
          <w:b/>
          <w:bCs/>
        </w:rPr>
        <w:t>Strengths and Limitations</w:t>
      </w:r>
    </w:p>
    <w:p w14:paraId="61525D04" w14:textId="437DF167" w:rsidR="003D286A" w:rsidRPr="00BB6F9A" w:rsidRDefault="00CB1B44" w:rsidP="00BB6F9A">
      <w:pPr>
        <w:spacing w:line="240" w:lineRule="auto"/>
        <w:ind w:firstLine="720"/>
        <w:rPr>
          <w:rFonts w:ascii="Times New Roman" w:hAnsi="Times New Roman" w:cs="Times New Roman"/>
        </w:rPr>
      </w:pPr>
      <w:r>
        <w:rPr>
          <w:rFonts w:ascii="Times New Roman" w:hAnsi="Times New Roman" w:cs="Times New Roman"/>
        </w:rPr>
        <w:t>Our study leveraged the unique</w:t>
      </w:r>
      <w:r w:rsidR="005A6CB6">
        <w:rPr>
          <w:rFonts w:ascii="Times New Roman" w:hAnsi="Times New Roman" w:cs="Times New Roman"/>
        </w:rPr>
        <w:t xml:space="preserve"> integration of multiple data sources</w:t>
      </w:r>
      <w:r w:rsidR="001B0A11">
        <w:rPr>
          <w:rFonts w:ascii="Times New Roman" w:hAnsi="Times New Roman" w:cs="Times New Roman"/>
        </w:rPr>
        <w:t xml:space="preserve"> that allowed for </w:t>
      </w:r>
      <w:r w:rsidR="00BB6F9A">
        <w:rPr>
          <w:rFonts w:ascii="Times New Roman" w:hAnsi="Times New Roman" w:cs="Times New Roman"/>
        </w:rPr>
        <w:t>the identification</w:t>
      </w:r>
      <w:r w:rsidR="001D7B4C">
        <w:rPr>
          <w:rFonts w:ascii="Times New Roman" w:hAnsi="Times New Roman" w:cs="Times New Roman"/>
        </w:rPr>
        <w:t xml:space="preserve"> </w:t>
      </w:r>
      <w:r w:rsidR="00663DD5">
        <w:rPr>
          <w:rFonts w:ascii="Times New Roman" w:hAnsi="Times New Roman" w:cs="Times New Roman"/>
        </w:rPr>
        <w:t xml:space="preserve">of a large retrospective cohort of </w:t>
      </w:r>
      <w:r w:rsidR="005A3A28">
        <w:rPr>
          <w:rFonts w:ascii="Times New Roman" w:hAnsi="Times New Roman" w:cs="Times New Roman"/>
        </w:rPr>
        <w:t xml:space="preserve">pregnant and </w:t>
      </w:r>
      <w:r w:rsidR="001D7B4C">
        <w:rPr>
          <w:rFonts w:ascii="Times New Roman" w:hAnsi="Times New Roman" w:cs="Times New Roman"/>
        </w:rPr>
        <w:t>postpartum patients with OUD using MOUD</w:t>
      </w:r>
      <w:r w:rsidR="00663DD5">
        <w:rPr>
          <w:rFonts w:ascii="Times New Roman" w:hAnsi="Times New Roman" w:cs="Times New Roman"/>
        </w:rPr>
        <w:t xml:space="preserve">, </w:t>
      </w:r>
      <w:r w:rsidR="001D7B4C">
        <w:rPr>
          <w:rFonts w:ascii="Times New Roman" w:hAnsi="Times New Roman" w:cs="Times New Roman"/>
        </w:rPr>
        <w:t xml:space="preserve">as well as </w:t>
      </w:r>
      <w:r w:rsidR="00F835FF">
        <w:rPr>
          <w:rFonts w:ascii="Times New Roman" w:hAnsi="Times New Roman" w:cs="Times New Roman"/>
        </w:rPr>
        <w:t xml:space="preserve">accurate ascertainment of baseline factors, MOUD use and the outcomes of interest. </w:t>
      </w:r>
      <w:r w:rsidR="00370362">
        <w:rPr>
          <w:rFonts w:ascii="Times New Roman" w:hAnsi="Times New Roman" w:cs="Times New Roman"/>
        </w:rPr>
        <w:t xml:space="preserve">A strength of this data infrastructure is that the </w:t>
      </w:r>
      <w:r w:rsidR="00F835FF">
        <w:rPr>
          <w:rFonts w:ascii="Times New Roman" w:hAnsi="Times New Roman" w:cs="Times New Roman"/>
        </w:rPr>
        <w:t xml:space="preserve">linkage to HDDS and death certificate data allowed for </w:t>
      </w:r>
      <w:r w:rsidR="00B710A6">
        <w:rPr>
          <w:rFonts w:ascii="Times New Roman" w:hAnsi="Times New Roman" w:cs="Times New Roman"/>
        </w:rPr>
        <w:t>a more complete</w:t>
      </w:r>
      <w:r w:rsidR="00F835FF">
        <w:rPr>
          <w:rFonts w:ascii="Times New Roman" w:hAnsi="Times New Roman" w:cs="Times New Roman"/>
        </w:rPr>
        <w:t xml:space="preserve"> characterization</w:t>
      </w:r>
      <w:r w:rsidR="001D7B4C">
        <w:rPr>
          <w:rFonts w:ascii="Times New Roman" w:hAnsi="Times New Roman" w:cs="Times New Roman"/>
        </w:rPr>
        <w:t xml:space="preserve"> </w:t>
      </w:r>
      <w:r w:rsidR="00F835FF">
        <w:rPr>
          <w:rFonts w:ascii="Times New Roman" w:hAnsi="Times New Roman" w:cs="Times New Roman"/>
        </w:rPr>
        <w:t xml:space="preserve">of hospitalizations for opioid-related overdoses and deaths even among individuals that </w:t>
      </w:r>
      <w:r w:rsidR="00B710A6">
        <w:rPr>
          <w:rFonts w:ascii="Times New Roman" w:hAnsi="Times New Roman" w:cs="Times New Roman"/>
        </w:rPr>
        <w:t xml:space="preserve">were not eligible for TennCare throughout the full year after delivery. </w:t>
      </w:r>
      <w:r w:rsidR="001B51ED">
        <w:rPr>
          <w:rFonts w:ascii="Times New Roman" w:hAnsi="Times New Roman" w:cs="Times New Roman"/>
        </w:rPr>
        <w:t xml:space="preserve">Despite this more complete outcome ascertainment, we were limited by the small number of observed outcomes, which restricted the degrees of freedom available for covariate adjustment and introduced the possibility of residual confounding. </w:t>
      </w:r>
      <w:r w:rsidR="001F345D">
        <w:rPr>
          <w:rFonts w:ascii="Times New Roman" w:hAnsi="Times New Roman" w:cs="Times New Roman"/>
        </w:rPr>
        <w:t>Further, we used prescription fill data to characterize the days’ supply of MOUD</w:t>
      </w:r>
      <w:r w:rsidR="00696488">
        <w:rPr>
          <w:rFonts w:ascii="Times New Roman" w:hAnsi="Times New Roman" w:cs="Times New Roman"/>
        </w:rPr>
        <w:t>, for which prior work has shown moderate to strong concordance between pharmacy prescription fills and self-reported use in pregnant individuals.</w:t>
      </w:r>
      <w:r w:rsidR="00696488">
        <w:rPr>
          <w:rFonts w:ascii="Times New Roman" w:hAnsi="Times New Roman" w:cs="Times New Roman"/>
        </w:rPr>
        <w:fldChar w:fldCharType="begin"/>
      </w:r>
      <w:r w:rsidR="000A7B44">
        <w:rPr>
          <w:rFonts w:ascii="Times New Roman" w:hAnsi="Times New Roman" w:cs="Times New Roman"/>
        </w:rPr>
        <w:instrText xml:space="preserve"> ADDIN ZOTERO_ITEM CSL_CITATION {"citationID":"t6AfwYEF","properties":{"formattedCitation":"\\super 28\\uc0\\u8211{}30\\nosupersub{}","plainCitation":"28–30","noteIndex":0},"citationItems":[{"id":363,"uris":["http://zotero.org/users/13068822/items/QQNW9X7J"],"itemData":{"id":363,"type":"article-journal","abstract":"Purpose: Accurate measurement of medication exposure is crucial for studying the safety of antiseizure medications (ASMs) during pregnancy. Pregnancy safety studies of ASMs frequently rely on secondary data from drug prescription registries to assess potential teratogenic effects and impact on fetal development. This study aimed to evaluate the agreement between dispensed prescriptions registered in a national database and self-reported ASM use by parents.\nMethods: The Norwegian Prescription Database (NorPD) was linked to the Norwegian Mother, Father, and Child Cohort Study (MoBa) and the Medical Birth Registry of Norway (MBRN). Participants included mothers and fathers in the MoBa-study between 2004 and 2009. Agreement between dispensed ASM prescriptions and self-reported use was assessed by calculating Cohen's kappa (κ), sensitivity, and specificity, with self-reported use as the reference standard.\nResults: A total of 40 632 pregnant women and 42 247 fathers were included. Maternal dispensed ASM prescriptions during pregnancy showed strong overall agreement (κ = 0.81) with self-reported use, with a sensitivity of 80.6% and specificity of 99.9%. Paternal dispensed ASM prescriptions up to 7 months prior to conception also demonstrated strong agreement (κ = 0.81) with selfreported use. Analysis of individual ASMs revealed varying reliability: levetiracetam and lamotrigine had the highest agreement among maternal (κ = 0.92) and paternal (κ = 0.92) dispensed prescriptions, respectively.\nConclusion: There is strong agreement between dispensed ASM prescriptions and self-reported medication use by parents, supporting the use of prescription data for evaluating the risks of ASM use during pregnancy.","container-title":"Pharmacoepidemiology and Drug Safety","DOI":"10.1002/pds.70139","ISSN":"1053-8569, 1099-1557","issue":"4","journalAbbreviation":"Pharmacoepidemiology and Drug","language":"en","page":"e70139","source":"DOI.org (Crossref)","title":"Agreement Between Parental Self‐Reported Antiseizure Medication Use and Dispensed Prescription Records From a National Prescription Database","URL":"https://onlinelibrary.wiley.com/doi/10.1002/pds.70139","volume":"34","author":[{"family":"Olstad","given":"Emilie Willoch"},{"family":"Nordeng","given":"Hedvig"},{"family":"Bjørk","given":"Marte‐Helene"},{"family":"Selmer","given":"Kaja Kristine"},{"family":"Gervin","given":"Kristina"}],"accessed":{"date-parts":[["2025",12,7]]},"issued":{"date-parts":[["2025",4]]}}},{"id":364,"uris":["http://zotero.org/users/13068822/items/8Y4T38DW"],"itemData":{"id":364,"type":"article-journal","abstract":"Purpose: Several studies have been conducted to assess determinants affecting the performance or accuracy of self‐reports. These studies are often not focused on pregnant women, or medical records were used as a data source where it is unclear if medications have been dispensed. Therefore, our objective was to evaluate the concordance between self‐reported medication data and pharmacy records among pregnant women and its determinants.\nMethods: We conducted a population‐based cohort study within the Generation R study, in 2637 pregnant women. The concordance between self‐reported medication data and pharmacy records was calculated for different therapeutic classes using Yule's Y. We evaluated a number of variables as determinant of discordance between both sources through univariate and multivariate logistic regression analysis.\nResults: The concordance between self‐reports and pharmacy records was moderate to good for medications used for chronic conditions, such as selective serotonin reuptake inhibitors or anti‐asthmatic medications (0.88 and 0.68, respectively). Medications that are used occasionally, such as antibiotics, had a lower concordance (0.51). Women with a Turkish or other non‐Western background were more likely to demonstrate discordance between pharmacy records and selfreported data compared with women with a Dutch background (Turkish: odds ratio, 1.63; 95% confidence interval, 1.16–2.29; other non‐Western: odds ratio, 1.33; 95% confidence interval, 1.03–1.71).\nConclusions: Further research is needed to assess how the cultural or ethnic differences may affect the concordance or discordance between both medication sources. The results of this study showed that the use of multiple sources is needed to have a good estimation of the medication use during pregnancy.","container-title":"Pharmacoepidemiology and Drug Safety","DOI":"10.1002/pds.4264","ISSN":"1053-8569, 1099-1557","issue":"9","journalAbbreviation":"Pharmacoepidemiology and Drug","language":"en","license":"http://onlinelibrary.wiley.com/termsAndConditions#vor","page":"1119-1125","source":"DOI.org (Crossref)","title":"The concordance between self‐reported medication use and pharmacy records in pregnant women","URL":"https://onlinelibrary.wiley.com/doi/10.1002/pds.4264","volume":"26","author":[{"family":"Cheung","given":"K."},{"family":"El Marroun","given":"H."},{"family":"Elfrink","given":"M.E."},{"family":"Jaddoe","given":"V.W.V."},{"family":"Visser","given":"L.E."},{"family":"Stricker","given":"B.H.Ch."}],"accessed":{"date-parts":[["2025",12,7]]},"issued":{"date-parts":[["2017",9]]}}},{"id":365,"uris":["http://zotero.org/users/13068822/items/CITZ973S"],"itemData":{"id":365,"type":"article-journal","abstract":"Methods: Dutch women participating in the PRIDE Study completed a 6-week diary on medication use. Additionally, pharmacy records were obtained. For each medication dispensed, we determined 3 measures of adherence: (i) whether use was reported in the diary (actual use); (ii) difference between dispensing date and date of first reported use (initiation time); and (iii) proportion of days with at least the correct number of doses taken (implementation adherence).\nResults: During the 6-week study period, 235 of 816 women (29%) were dispensed medication. Actual use was highest for medications used for chronic conditions (88%; 95% confidence interval [95% CI] 81–93), followed by medication for preg</w:instrText>
      </w:r>
      <w:r w:rsidR="000A7B44">
        <w:rPr>
          <w:rFonts w:ascii="Times New Roman" w:hAnsi="Times New Roman" w:cs="Times New Roman" w:hint="eastAsia"/>
        </w:rPr>
        <w:instrText>nancyrelated conditions (79%; 95% CI 71</w:instrText>
      </w:r>
      <w:r w:rsidR="000A7B44">
        <w:rPr>
          <w:rFonts w:ascii="Times New Roman" w:hAnsi="Times New Roman" w:cs="Times New Roman" w:hint="eastAsia"/>
        </w:rPr>
        <w:instrText>–</w:instrText>
      </w:r>
      <w:r w:rsidR="000A7B44">
        <w:rPr>
          <w:rFonts w:ascii="Times New Roman" w:hAnsi="Times New Roman" w:cs="Times New Roman" w:hint="eastAsia"/>
        </w:rPr>
        <w:instrText>86) and medication for occasional and shorttime use (69%; 95% CI 60</w:instrText>
      </w:r>
      <w:r w:rsidR="000A7B44">
        <w:rPr>
          <w:rFonts w:ascii="Times New Roman" w:hAnsi="Times New Roman" w:cs="Times New Roman" w:hint="eastAsia"/>
        </w:rPr>
        <w:instrText>–</w:instrText>
      </w:r>
      <w:r w:rsidR="000A7B44">
        <w:rPr>
          <w:rFonts w:ascii="Times New Roman" w:hAnsi="Times New Roman" w:cs="Times New Roman" w:hint="eastAsia"/>
        </w:rPr>
        <w:instrText xml:space="preserve">77). We observed a </w:instrText>
      </w:r>
      <w:r w:rsidR="000A7B44">
        <w:rPr>
          <w:rFonts w:ascii="Times New Roman" w:hAnsi="Times New Roman" w:cs="Times New Roman" w:hint="eastAsia"/>
        </w:rPr>
        <w:instrText>≥</w:instrText>
      </w:r>
      <w:r w:rsidR="000A7B44">
        <w:rPr>
          <w:rFonts w:ascii="Times New Roman" w:hAnsi="Times New Roman" w:cs="Times New Roman" w:hint="eastAsia"/>
        </w:rPr>
        <w:instrText>1-day delay in treatment initiation for 42% of medications dispensed for the first time in the study period. Mean implementatio</w:instrText>
      </w:r>
      <w:r w:rsidR="000A7B44">
        <w:rPr>
          <w:rFonts w:ascii="Times New Roman" w:hAnsi="Times New Roman" w:cs="Times New Roman"/>
        </w:rPr>
        <w:instrText xml:space="preserve">n adherence was 74.2% (95% CI 69.3–79.2) for medications that were actually used.\nConclusion: Although actual use of medications dispensed was high, many pregnant women did not adhere to treatment recommendations. This nonadherence may impact maternal and child health and lead to overestimation of medication use in studies in perinatal pharmacoepidemiology relying on administrative databases.","container-title":"British Journal of Clinical Pharmacology","DOI":"10.1111/bcp.15609","ISSN":"0306-5251, 1365-2125","issue":"5","journalAbbreviation":"Brit J Clinical Pharma","language":"en","license":"http://creativecommons.org/licenses/by-nc/4.0/","page":"1521-1531","source":"DOI.org (Crossref)","title":"Adherence to prescription medication during pregnancy: Do pregnant women use pharmacological treatment as prescribed?","title-short":"Adherence to prescription medication during pregnancy","URL":"https://bpspubs.onlinelibrary.wiley.com/doi/10.1111/bcp.15609","volume":"89","author":[{"family":"De Korte","given":"Beau A. C."},{"family":"Smeets","given":"Nori J. L."},{"family":"Colbers","given":"Angela"},{"family":"Van Den Bemt","given":"Bart J. F."},{"family":"Van Gelder","given":"Marleen M. H. J."}],"accessed":{"date-parts":[["2025",12,7]]},"issued":{"date-parts":[["2023",5]]}}}],"schema":"https://github.com/citation-style-language/schema/raw/master/csl-citation.json"} </w:instrText>
      </w:r>
      <w:r w:rsidR="00696488">
        <w:rPr>
          <w:rFonts w:ascii="Times New Roman" w:hAnsi="Times New Roman" w:cs="Times New Roman"/>
        </w:rPr>
        <w:fldChar w:fldCharType="separate"/>
      </w:r>
      <w:r w:rsidR="000A7B44" w:rsidRPr="000A7B44">
        <w:rPr>
          <w:rFonts w:ascii="Times New Roman" w:hAnsi="Times New Roman" w:cs="Times New Roman"/>
          <w:kern w:val="0"/>
          <w:vertAlign w:val="superscript"/>
        </w:rPr>
        <w:t>28–30</w:t>
      </w:r>
      <w:r w:rsidR="00696488">
        <w:rPr>
          <w:rFonts w:ascii="Times New Roman" w:hAnsi="Times New Roman" w:cs="Times New Roman"/>
        </w:rPr>
        <w:fldChar w:fldCharType="end"/>
      </w:r>
      <w:r w:rsidR="00696488">
        <w:rPr>
          <w:rFonts w:ascii="Times New Roman" w:hAnsi="Times New Roman" w:cs="Times New Roman"/>
        </w:rPr>
        <w:t xml:space="preserve"> </w:t>
      </w:r>
      <w:r w:rsidR="008A45E5">
        <w:rPr>
          <w:rFonts w:ascii="Times New Roman" w:hAnsi="Times New Roman" w:cs="Times New Roman"/>
        </w:rPr>
        <w:t xml:space="preserve">Finally, we conducted a number of pre-specified sensitivity analyses which suggest robustness in our findings to different </w:t>
      </w:r>
      <w:r w:rsidR="004847F8">
        <w:rPr>
          <w:rFonts w:ascii="Times New Roman" w:hAnsi="Times New Roman" w:cs="Times New Roman"/>
        </w:rPr>
        <w:t xml:space="preserve">exposure, covariate and outcome ascertainment strategies. </w:t>
      </w:r>
      <w:r w:rsidR="008A45E5">
        <w:rPr>
          <w:rFonts w:ascii="Times New Roman" w:hAnsi="Times New Roman" w:cs="Times New Roman"/>
        </w:rPr>
        <w:t xml:space="preserve"> </w:t>
      </w:r>
    </w:p>
    <w:p w14:paraId="2164B228" w14:textId="77777777" w:rsidR="00BF0DD7" w:rsidRDefault="00BF0DD7" w:rsidP="00372D26">
      <w:pPr>
        <w:spacing w:line="240" w:lineRule="auto"/>
        <w:contextualSpacing/>
        <w:rPr>
          <w:rFonts w:ascii="Times New Roman" w:hAnsi="Times New Roman" w:cs="Times New Roman"/>
          <w:b/>
          <w:bCs/>
        </w:rPr>
      </w:pPr>
    </w:p>
    <w:p w14:paraId="155E8329" w14:textId="511E01CF" w:rsidR="00BF0DD7" w:rsidRDefault="00BF0DD7" w:rsidP="00372D26">
      <w:pPr>
        <w:spacing w:line="240" w:lineRule="auto"/>
        <w:contextualSpacing/>
        <w:rPr>
          <w:rFonts w:ascii="Times New Roman" w:hAnsi="Times New Roman" w:cs="Times New Roman"/>
          <w:b/>
          <w:bCs/>
        </w:rPr>
      </w:pPr>
      <w:r>
        <w:rPr>
          <w:rFonts w:ascii="Times New Roman" w:hAnsi="Times New Roman" w:cs="Times New Roman"/>
          <w:b/>
          <w:bCs/>
        </w:rPr>
        <w:t>Conclusions</w:t>
      </w:r>
    </w:p>
    <w:p w14:paraId="560F66CF" w14:textId="6A204E31" w:rsidR="00276D73" w:rsidRPr="008649D8" w:rsidRDefault="00276D73" w:rsidP="00372D26">
      <w:pPr>
        <w:spacing w:line="24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We found that </w:t>
      </w:r>
      <w:r w:rsidR="00357231">
        <w:rPr>
          <w:rFonts w:ascii="Times New Roman" w:hAnsi="Times New Roman" w:cs="Times New Roman"/>
        </w:rPr>
        <w:t>greater cumulative days’ supply of MOUD was</w:t>
      </w:r>
      <w:r>
        <w:rPr>
          <w:rFonts w:ascii="Times New Roman" w:hAnsi="Times New Roman" w:cs="Times New Roman"/>
        </w:rPr>
        <w:t xml:space="preserve"> associated with </w:t>
      </w:r>
      <w:r w:rsidR="00357231">
        <w:rPr>
          <w:rFonts w:ascii="Times New Roman" w:hAnsi="Times New Roman" w:cs="Times New Roman"/>
        </w:rPr>
        <w:t>lower</w:t>
      </w:r>
      <w:r>
        <w:rPr>
          <w:rFonts w:ascii="Times New Roman" w:hAnsi="Times New Roman" w:cs="Times New Roman"/>
        </w:rPr>
        <w:t xml:space="preserve"> risks of death and overdose </w:t>
      </w:r>
      <w:r w:rsidR="00357231">
        <w:rPr>
          <w:rFonts w:ascii="Times New Roman" w:hAnsi="Times New Roman" w:cs="Times New Roman"/>
        </w:rPr>
        <w:t>among</w:t>
      </w:r>
      <w:r>
        <w:rPr>
          <w:rFonts w:ascii="Times New Roman" w:hAnsi="Times New Roman" w:cs="Times New Roman"/>
        </w:rPr>
        <w:t xml:space="preserve"> </w:t>
      </w:r>
      <w:r w:rsidR="00EF2BC4">
        <w:rPr>
          <w:rFonts w:ascii="Times New Roman" w:hAnsi="Times New Roman" w:cs="Times New Roman"/>
        </w:rPr>
        <w:t xml:space="preserve">postpartum </w:t>
      </w:r>
      <w:r>
        <w:rPr>
          <w:rFonts w:ascii="Times New Roman" w:hAnsi="Times New Roman" w:cs="Times New Roman"/>
        </w:rPr>
        <w:t>individuals in Tennessee Medicaid</w:t>
      </w:r>
      <w:r w:rsidR="00357231">
        <w:rPr>
          <w:rFonts w:ascii="Times New Roman" w:hAnsi="Times New Roman" w:cs="Times New Roman"/>
        </w:rPr>
        <w:t xml:space="preserve">. These findings highlight the importance of supporting sustained treatment in this population. </w:t>
      </w:r>
      <w:r>
        <w:rPr>
          <w:rFonts w:ascii="Times New Roman" w:hAnsi="Times New Roman" w:cs="Times New Roman"/>
        </w:rPr>
        <w:t xml:space="preserve"> </w:t>
      </w:r>
    </w:p>
    <w:p w14:paraId="01F1E5C0" w14:textId="4ACFA7E0" w:rsidR="008649D8" w:rsidRDefault="008649D8">
      <w:pPr>
        <w:rPr>
          <w:rFonts w:ascii="Times New Roman" w:hAnsi="Times New Roman" w:cs="Times New Roman"/>
          <w:b/>
          <w:bCs/>
        </w:rPr>
      </w:pPr>
      <w:r>
        <w:rPr>
          <w:rFonts w:ascii="Times New Roman" w:hAnsi="Times New Roman" w:cs="Times New Roman"/>
          <w:b/>
          <w:bCs/>
        </w:rPr>
        <w:br w:type="page"/>
      </w:r>
    </w:p>
    <w:p w14:paraId="1A8DCC85" w14:textId="4F9C3969" w:rsidR="004C3935" w:rsidRDefault="004C3935" w:rsidP="00372D26">
      <w:pPr>
        <w:spacing w:line="240" w:lineRule="auto"/>
        <w:contextualSpacing/>
        <w:rPr>
          <w:rFonts w:ascii="Times New Roman" w:hAnsi="Times New Roman" w:cs="Times New Roman"/>
        </w:rPr>
      </w:pPr>
      <w:r w:rsidRPr="004C3935">
        <w:rPr>
          <w:rFonts w:ascii="Times New Roman" w:hAnsi="Times New Roman" w:cs="Times New Roman"/>
          <w:b/>
          <w:bCs/>
        </w:rPr>
        <w:lastRenderedPageBreak/>
        <w:t>References</w:t>
      </w:r>
    </w:p>
    <w:p w14:paraId="2A67163D" w14:textId="77777777" w:rsidR="000A7B44" w:rsidRPr="000A7B44" w:rsidRDefault="004C3935" w:rsidP="000A7B44">
      <w:pPr>
        <w:pStyle w:val="Bibliography"/>
        <w:rPr>
          <w:rFonts w:ascii="Times New Roman" w:hAnsi="Times New Roman" w:cs="Times New Roman"/>
        </w:rPr>
      </w:pPr>
      <w:r>
        <w:fldChar w:fldCharType="begin"/>
      </w:r>
      <w:r w:rsidR="000A7B44">
        <w:instrText xml:space="preserve"> ADDIN ZOTERO_BIBL {"uncited":[],"omitted":[],"custom":[]} CSL_BIBLIOGRAPHY </w:instrText>
      </w:r>
      <w:r>
        <w:fldChar w:fldCharType="separate"/>
      </w:r>
      <w:r w:rsidR="000A7B44" w:rsidRPr="000A7B44">
        <w:rPr>
          <w:rFonts w:ascii="Times New Roman" w:hAnsi="Times New Roman" w:cs="Times New Roman"/>
        </w:rPr>
        <w:t>1.</w:t>
      </w:r>
      <w:r w:rsidR="000A7B44" w:rsidRPr="000A7B44">
        <w:rPr>
          <w:rFonts w:ascii="Times New Roman" w:hAnsi="Times New Roman" w:cs="Times New Roman"/>
        </w:rPr>
        <w:tab/>
        <w:t xml:space="preserve">Haight SC, Ko JY, Tong VT, Bohm MK, Callaghan WM. Opioid Use Disorder Documented at Delivery Hospitalization — United States, 1999–2014. </w:t>
      </w:r>
      <w:r w:rsidR="000A7B44" w:rsidRPr="000A7B44">
        <w:rPr>
          <w:rFonts w:ascii="Times New Roman" w:hAnsi="Times New Roman" w:cs="Times New Roman"/>
          <w:i/>
          <w:iCs/>
        </w:rPr>
        <w:t>Morbidity and Mortality Weekly Report</w:t>
      </w:r>
      <w:r w:rsidR="000A7B44" w:rsidRPr="000A7B44">
        <w:rPr>
          <w:rFonts w:ascii="Times New Roman" w:hAnsi="Times New Roman" w:cs="Times New Roman"/>
        </w:rPr>
        <w:t>. 2018;67(31).</w:t>
      </w:r>
    </w:p>
    <w:p w14:paraId="4FCCF22F"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2.</w:t>
      </w:r>
      <w:r w:rsidRPr="000A7B44">
        <w:rPr>
          <w:rFonts w:ascii="Times New Roman" w:hAnsi="Times New Roman" w:cs="Times New Roman"/>
        </w:rPr>
        <w:tab/>
        <w:t xml:space="preserve">Hirai AH, Ko JY, Owens PL, Stocks C, Patrick SW. Neonatal Abstinence Syndrome and Maternal Opioid-Related Diagnoses in the US, 2010-2017. </w:t>
      </w:r>
      <w:r w:rsidRPr="000A7B44">
        <w:rPr>
          <w:rFonts w:ascii="Times New Roman" w:hAnsi="Times New Roman" w:cs="Times New Roman"/>
          <w:i/>
          <w:iCs/>
        </w:rPr>
        <w:t>JAMA</w:t>
      </w:r>
      <w:r w:rsidRPr="000A7B44">
        <w:rPr>
          <w:rFonts w:ascii="Times New Roman" w:hAnsi="Times New Roman" w:cs="Times New Roman"/>
        </w:rPr>
        <w:t>. 2021;325(2):146. doi:10.1001/jama.2020.24991</w:t>
      </w:r>
    </w:p>
    <w:p w14:paraId="0473CE9E"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3.</w:t>
      </w:r>
      <w:r w:rsidRPr="000A7B44">
        <w:rPr>
          <w:rFonts w:ascii="Times New Roman" w:hAnsi="Times New Roman" w:cs="Times New Roman"/>
        </w:rPr>
        <w:tab/>
        <w:t xml:space="preserve">Zipursky J, Juurlink DN. Opioid use in pregnancy: An emerging health crisis. </w:t>
      </w:r>
      <w:r w:rsidRPr="000A7B44">
        <w:rPr>
          <w:rFonts w:ascii="Times New Roman" w:hAnsi="Times New Roman" w:cs="Times New Roman"/>
          <w:i/>
          <w:iCs/>
        </w:rPr>
        <w:t>Obstet Med</w:t>
      </w:r>
      <w:r w:rsidRPr="000A7B44">
        <w:rPr>
          <w:rFonts w:ascii="Times New Roman" w:hAnsi="Times New Roman" w:cs="Times New Roman"/>
        </w:rPr>
        <w:t>. 2021;14(4):211-219. doi:10.1177/1753495X20971163</w:t>
      </w:r>
    </w:p>
    <w:p w14:paraId="69CA3932"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4.</w:t>
      </w:r>
      <w:r w:rsidRPr="000A7B44">
        <w:rPr>
          <w:rFonts w:ascii="Times New Roman" w:hAnsi="Times New Roman" w:cs="Times New Roman"/>
        </w:rPr>
        <w:tab/>
        <w:t>Centers for Disease Control. Opioid Use During Pregnancy. CDC. May 7, 2025. https://www.cdc.gov/opioid-use-during-pregnancy/about/index.html</w:t>
      </w:r>
    </w:p>
    <w:p w14:paraId="0E011D0B"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5.</w:t>
      </w:r>
      <w:r w:rsidRPr="000A7B44">
        <w:rPr>
          <w:rFonts w:ascii="Times New Roman" w:hAnsi="Times New Roman" w:cs="Times New Roman"/>
        </w:rPr>
        <w:tab/>
        <w:t xml:space="preserve">Krans EE, Patrick SW. Opioid Use Disorder in Pregnancy: Health Policy and Practice in the Midst of an Epidemic. </w:t>
      </w:r>
      <w:r w:rsidRPr="000A7B44">
        <w:rPr>
          <w:rFonts w:ascii="Times New Roman" w:hAnsi="Times New Roman" w:cs="Times New Roman"/>
          <w:i/>
          <w:iCs/>
        </w:rPr>
        <w:t>Obstetrics &amp; Gynecology</w:t>
      </w:r>
      <w:r w:rsidRPr="000A7B44">
        <w:rPr>
          <w:rFonts w:ascii="Times New Roman" w:hAnsi="Times New Roman" w:cs="Times New Roman"/>
        </w:rPr>
        <w:t>. 2016;128(1):4-10. doi:10.1097/AOG.0000000000001446</w:t>
      </w:r>
    </w:p>
    <w:p w14:paraId="5BC3D55C"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6.</w:t>
      </w:r>
      <w:r w:rsidRPr="000A7B44">
        <w:rPr>
          <w:rFonts w:ascii="Times New Roman" w:hAnsi="Times New Roman" w:cs="Times New Roman"/>
        </w:rPr>
        <w:tab/>
        <w:t xml:space="preserve">Krishnapura SR, McNeer E, Loch SF, et al. Buprenorphine Treatment in Pregnancy and Maternal-Infant Outcomes. </w:t>
      </w:r>
      <w:r w:rsidRPr="000A7B44">
        <w:rPr>
          <w:rFonts w:ascii="Times New Roman" w:hAnsi="Times New Roman" w:cs="Times New Roman"/>
          <w:i/>
          <w:iCs/>
        </w:rPr>
        <w:t>JAMA Health Forum</w:t>
      </w:r>
      <w:r w:rsidRPr="000A7B44">
        <w:rPr>
          <w:rFonts w:ascii="Times New Roman" w:hAnsi="Times New Roman" w:cs="Times New Roman"/>
        </w:rPr>
        <w:t>. 2025;6(4):e251814. doi:10.1001/jamahealthforum.2025.1814</w:t>
      </w:r>
    </w:p>
    <w:p w14:paraId="02DD0444"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7.</w:t>
      </w:r>
      <w:r w:rsidRPr="000A7B44">
        <w:rPr>
          <w:rFonts w:ascii="Times New Roman" w:hAnsi="Times New Roman" w:cs="Times New Roman"/>
        </w:rPr>
        <w:tab/>
        <w:t xml:space="preserve">National Academies of Sciences, Engineering, and Medicine. </w:t>
      </w:r>
      <w:r w:rsidRPr="000A7B44">
        <w:rPr>
          <w:rFonts w:ascii="Times New Roman" w:hAnsi="Times New Roman" w:cs="Times New Roman"/>
          <w:i/>
          <w:iCs/>
        </w:rPr>
        <w:t>Medications for Opioid Use Disorder Save Lives</w:t>
      </w:r>
      <w:r w:rsidRPr="000A7B44">
        <w:rPr>
          <w:rFonts w:ascii="Times New Roman" w:hAnsi="Times New Roman" w:cs="Times New Roman"/>
        </w:rPr>
        <w:t>. The National Academies Press; 2019:25310. doi:10.17226/25310</w:t>
      </w:r>
    </w:p>
    <w:p w14:paraId="73F95002"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8.</w:t>
      </w:r>
      <w:r w:rsidRPr="000A7B44">
        <w:rPr>
          <w:rFonts w:ascii="Times New Roman" w:hAnsi="Times New Roman" w:cs="Times New Roman"/>
        </w:rPr>
        <w:tab/>
        <w:t xml:space="preserve">Substance Abuse and Mental Health Services Administration. </w:t>
      </w:r>
      <w:r w:rsidRPr="000A7B44">
        <w:rPr>
          <w:rFonts w:ascii="Times New Roman" w:hAnsi="Times New Roman" w:cs="Times New Roman"/>
          <w:i/>
          <w:iCs/>
        </w:rPr>
        <w:t>Clinical Guidance for Treating Pregnant and Parenting Women with Opioid Use Disorder and Their Infants</w:t>
      </w:r>
      <w:r w:rsidRPr="000A7B44">
        <w:rPr>
          <w:rFonts w:ascii="Times New Roman" w:hAnsi="Times New Roman" w:cs="Times New Roman"/>
        </w:rPr>
        <w:t>. Substance Abuse and Mental Health Services Administration https://library.samhsa.gov/sites/default/files/sma18-5054.pdf</w:t>
      </w:r>
    </w:p>
    <w:p w14:paraId="3E7F5C7B"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9.</w:t>
      </w:r>
      <w:r w:rsidRPr="000A7B44">
        <w:rPr>
          <w:rFonts w:ascii="Times New Roman" w:hAnsi="Times New Roman" w:cs="Times New Roman"/>
        </w:rPr>
        <w:tab/>
        <w:t xml:space="preserve">Krans EE, Kim JY, Chen Q, et al. Outcomes associated with the use of medications for opioid use disorder during pregnancy. </w:t>
      </w:r>
      <w:r w:rsidRPr="000A7B44">
        <w:rPr>
          <w:rFonts w:ascii="Times New Roman" w:hAnsi="Times New Roman" w:cs="Times New Roman"/>
          <w:i/>
          <w:iCs/>
        </w:rPr>
        <w:t>Addiction</w:t>
      </w:r>
      <w:r w:rsidRPr="000A7B44">
        <w:rPr>
          <w:rFonts w:ascii="Times New Roman" w:hAnsi="Times New Roman" w:cs="Times New Roman"/>
        </w:rPr>
        <w:t>. 2021;116(12):3504-3514. doi:10.1111/add.15582</w:t>
      </w:r>
    </w:p>
    <w:p w14:paraId="370BBFEA"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10.</w:t>
      </w:r>
      <w:r w:rsidRPr="000A7B44">
        <w:rPr>
          <w:rFonts w:ascii="Times New Roman" w:hAnsi="Times New Roman" w:cs="Times New Roman"/>
        </w:rPr>
        <w:tab/>
        <w:t xml:space="preserve">Jarlenski M, LoCiganic WH, Chen Q, et al. Association between buprenorphine dose and outcomes among pregnant persons with opioid use disorder. </w:t>
      </w:r>
      <w:r w:rsidRPr="000A7B44">
        <w:rPr>
          <w:rFonts w:ascii="Times New Roman" w:hAnsi="Times New Roman" w:cs="Times New Roman"/>
          <w:i/>
          <w:iCs/>
        </w:rPr>
        <w:t>American Journal of Obstetrics and Gynecology</w:t>
      </w:r>
      <w:r w:rsidRPr="000A7B44">
        <w:rPr>
          <w:rFonts w:ascii="Times New Roman" w:hAnsi="Times New Roman" w:cs="Times New Roman"/>
        </w:rPr>
        <w:t>. 2025;233(1):59.e1-59.e15. doi:10.1016/j.ajog.2024.12.001</w:t>
      </w:r>
    </w:p>
    <w:p w14:paraId="58CE36B1"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11.</w:t>
      </w:r>
      <w:r w:rsidRPr="000A7B44">
        <w:rPr>
          <w:rFonts w:ascii="Times New Roman" w:hAnsi="Times New Roman" w:cs="Times New Roman"/>
        </w:rPr>
        <w:tab/>
        <w:t xml:space="preserve">Risby J, Schlesinger E, Geminn W, Cernasev A. Methadone Treatment Gap in Tennessee and How Medication Units Could Bridge the Gap: A Review. </w:t>
      </w:r>
      <w:r w:rsidRPr="000A7B44">
        <w:rPr>
          <w:rFonts w:ascii="Times New Roman" w:hAnsi="Times New Roman" w:cs="Times New Roman"/>
          <w:i/>
          <w:iCs/>
        </w:rPr>
        <w:t>Pharmacy</w:t>
      </w:r>
      <w:r w:rsidRPr="000A7B44">
        <w:rPr>
          <w:rFonts w:ascii="Times New Roman" w:hAnsi="Times New Roman" w:cs="Times New Roman"/>
        </w:rPr>
        <w:t>. 2023;11(5):131. doi:10.3390/pharmacy11050131</w:t>
      </w:r>
    </w:p>
    <w:p w14:paraId="7A151776"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12.</w:t>
      </w:r>
      <w:r w:rsidRPr="000A7B44">
        <w:rPr>
          <w:rFonts w:ascii="Times New Roman" w:hAnsi="Times New Roman" w:cs="Times New Roman"/>
        </w:rPr>
        <w:tab/>
        <w:t xml:space="preserve">Tennessee Department of Health. </w:t>
      </w:r>
      <w:r w:rsidRPr="000A7B44">
        <w:rPr>
          <w:rFonts w:ascii="Times New Roman" w:hAnsi="Times New Roman" w:cs="Times New Roman"/>
          <w:i/>
          <w:iCs/>
        </w:rPr>
        <w:t>2021 Tennessee Maternal Mortality Annual Report</w:t>
      </w:r>
      <w:r w:rsidRPr="000A7B44">
        <w:rPr>
          <w:rFonts w:ascii="Times New Roman" w:hAnsi="Times New Roman" w:cs="Times New Roman"/>
        </w:rPr>
        <w:t>.; :1-48. https://www.tn.gov/content/dam/tn/health/program-areas/maternal-mortality/MMR_Annual_Report_2021.pdf</w:t>
      </w:r>
    </w:p>
    <w:p w14:paraId="1632110A"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lastRenderedPageBreak/>
        <w:t>13.</w:t>
      </w:r>
      <w:r w:rsidRPr="000A7B44">
        <w:rPr>
          <w:rFonts w:ascii="Times New Roman" w:hAnsi="Times New Roman" w:cs="Times New Roman"/>
        </w:rPr>
        <w:tab/>
        <w:t>Births Financed by Medicaid by Metropolitan Status. KFF. https://www.kff.org/medicaid/state-indicator/births-financed-by-medicaid/?currentTimeframe=0&amp;sortModel=%7B%22colId%22:%22Location%22,%22sort%22:%22asc%22%7D</w:t>
      </w:r>
    </w:p>
    <w:p w14:paraId="19C47A30"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14.</w:t>
      </w:r>
      <w:r w:rsidRPr="000A7B44">
        <w:rPr>
          <w:rFonts w:ascii="Times New Roman" w:hAnsi="Times New Roman" w:cs="Times New Roman"/>
        </w:rPr>
        <w:tab/>
        <w:t xml:space="preserve">Jarlenski M, Krans EE, Chen Q, et al. Substance use disorders and risk of severe maternal morbidity in the United States. </w:t>
      </w:r>
      <w:r w:rsidRPr="000A7B44">
        <w:rPr>
          <w:rFonts w:ascii="Times New Roman" w:hAnsi="Times New Roman" w:cs="Times New Roman"/>
          <w:i/>
          <w:iCs/>
        </w:rPr>
        <w:t>Drug and Alcohol Dependence</w:t>
      </w:r>
      <w:r w:rsidRPr="000A7B44">
        <w:rPr>
          <w:rFonts w:ascii="Times New Roman" w:hAnsi="Times New Roman" w:cs="Times New Roman"/>
        </w:rPr>
        <w:t>. 2020;216:108236. doi:10.1016/j.drugalcdep.2020.108236</w:t>
      </w:r>
    </w:p>
    <w:p w14:paraId="219036D7"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15.</w:t>
      </w:r>
      <w:r w:rsidRPr="000A7B44">
        <w:rPr>
          <w:rFonts w:ascii="Times New Roman" w:hAnsi="Times New Roman" w:cs="Times New Roman"/>
        </w:rPr>
        <w:tab/>
        <w:t xml:space="preserve">Jarlenski M, Kim JY, Ahrens KA, et al. Healthcare Patterns of Pregnant Women and Children Affected by OUD in 9 State Medicaid Populations. </w:t>
      </w:r>
      <w:r w:rsidRPr="000A7B44">
        <w:rPr>
          <w:rFonts w:ascii="Times New Roman" w:hAnsi="Times New Roman" w:cs="Times New Roman"/>
          <w:i/>
          <w:iCs/>
        </w:rPr>
        <w:t>Journal of Addiction Medicine</w:t>
      </w:r>
      <w:r w:rsidRPr="000A7B44">
        <w:rPr>
          <w:rFonts w:ascii="Times New Roman" w:hAnsi="Times New Roman" w:cs="Times New Roman"/>
        </w:rPr>
        <w:t>. 2021;15(5):406-413. doi:10.1097/ADM.0000000000000780</w:t>
      </w:r>
    </w:p>
    <w:p w14:paraId="3494A0CF"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16.</w:t>
      </w:r>
      <w:r w:rsidRPr="000A7B44">
        <w:rPr>
          <w:rFonts w:ascii="Times New Roman" w:hAnsi="Times New Roman" w:cs="Times New Roman"/>
        </w:rPr>
        <w:tab/>
        <w:t xml:space="preserve">Tennessee Department of Health. </w:t>
      </w:r>
      <w:r w:rsidRPr="000A7B44">
        <w:rPr>
          <w:rFonts w:ascii="Times New Roman" w:hAnsi="Times New Roman" w:cs="Times New Roman"/>
          <w:i/>
          <w:iCs/>
        </w:rPr>
        <w:t>Neonatal Abstinence Syndrom in Tennessee 2022</w:t>
      </w:r>
      <w:r w:rsidRPr="000A7B44">
        <w:rPr>
          <w:rFonts w:ascii="Times New Roman" w:hAnsi="Times New Roman" w:cs="Times New Roman"/>
        </w:rPr>
        <w:t>.; 2024:1-21. https://www.tn.gov/content/dam/tn/health/program-areas/NAS-Annual-Report.pdf</w:t>
      </w:r>
    </w:p>
    <w:p w14:paraId="44EA02B6"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17.</w:t>
      </w:r>
      <w:r w:rsidRPr="000A7B44">
        <w:rPr>
          <w:rFonts w:ascii="Times New Roman" w:hAnsi="Times New Roman" w:cs="Times New Roman"/>
        </w:rPr>
        <w:tab/>
        <w:t>Identifying Severe Maternal Morbidity (SMM). Centers for Disease Control and Prevention. May 15, 2024. https://www.cdc.gov/maternal-infant-health/php/severe-maternal-morbidity/icd.html</w:t>
      </w:r>
    </w:p>
    <w:p w14:paraId="6076CDF7"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18.</w:t>
      </w:r>
      <w:r w:rsidRPr="000A7B44">
        <w:rPr>
          <w:rFonts w:ascii="Times New Roman" w:hAnsi="Times New Roman" w:cs="Times New Roman"/>
        </w:rPr>
        <w:tab/>
        <w:t xml:space="preserve">Jarlenski M, Chen Q, Gao A, Rothenberger SD, Krans EE. Association of Duration of Methadone or Buprenorphine Use During Pregnancy With Risk of Nonfatal Drug Overdose Among Pregnant Persons With Opioid Use Disorder in the US. </w:t>
      </w:r>
      <w:r w:rsidRPr="000A7B44">
        <w:rPr>
          <w:rFonts w:ascii="Times New Roman" w:hAnsi="Times New Roman" w:cs="Times New Roman"/>
          <w:i/>
          <w:iCs/>
        </w:rPr>
        <w:t>JAMA Netw Open</w:t>
      </w:r>
      <w:r w:rsidRPr="000A7B44">
        <w:rPr>
          <w:rFonts w:ascii="Times New Roman" w:hAnsi="Times New Roman" w:cs="Times New Roman"/>
        </w:rPr>
        <w:t>. 2022;5(4):e227964. doi:10.1001/jamanetworkopen.2022.7964</w:t>
      </w:r>
    </w:p>
    <w:p w14:paraId="48C8725E"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19.</w:t>
      </w:r>
      <w:r w:rsidRPr="000A7B44">
        <w:rPr>
          <w:rFonts w:ascii="Times New Roman" w:hAnsi="Times New Roman" w:cs="Times New Roman"/>
        </w:rPr>
        <w:tab/>
        <w:t xml:space="preserve">Margerison CE, Roberts MH, Gemmill A, Goldman-Mellor S. Pregnancy-Associated Deaths Due to Drugs, Suicide, and Homicide in the United States, 2010–2019. </w:t>
      </w:r>
      <w:r w:rsidRPr="000A7B44">
        <w:rPr>
          <w:rFonts w:ascii="Times New Roman" w:hAnsi="Times New Roman" w:cs="Times New Roman"/>
          <w:i/>
          <w:iCs/>
        </w:rPr>
        <w:t>Obstetrics &amp; Gynecology</w:t>
      </w:r>
      <w:r w:rsidRPr="000A7B44">
        <w:rPr>
          <w:rFonts w:ascii="Times New Roman" w:hAnsi="Times New Roman" w:cs="Times New Roman"/>
        </w:rPr>
        <w:t>. 2022;139(2):172-180. doi:10.1097/AOG.0000000000004649</w:t>
      </w:r>
    </w:p>
    <w:p w14:paraId="4CD860BB"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20.</w:t>
      </w:r>
      <w:r w:rsidRPr="000A7B44">
        <w:rPr>
          <w:rFonts w:ascii="Times New Roman" w:hAnsi="Times New Roman" w:cs="Times New Roman"/>
        </w:rPr>
        <w:tab/>
        <w:t xml:space="preserve">Bruzelius E, Martins SS. US Trends in Drug Overdose Mortality Among Pregnant and Postpartum Persons, 2017-2020. </w:t>
      </w:r>
      <w:r w:rsidRPr="000A7B44">
        <w:rPr>
          <w:rFonts w:ascii="Times New Roman" w:hAnsi="Times New Roman" w:cs="Times New Roman"/>
          <w:i/>
          <w:iCs/>
        </w:rPr>
        <w:t>JAMA</w:t>
      </w:r>
      <w:r w:rsidRPr="000A7B44">
        <w:rPr>
          <w:rFonts w:ascii="Times New Roman" w:hAnsi="Times New Roman" w:cs="Times New Roman"/>
        </w:rPr>
        <w:t>. 2022;328(21):2159. doi:10.1001/jama.2022.17045</w:t>
      </w:r>
    </w:p>
    <w:p w14:paraId="2403C4F2"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21.</w:t>
      </w:r>
      <w:r w:rsidRPr="000A7B44">
        <w:rPr>
          <w:rFonts w:ascii="Times New Roman" w:hAnsi="Times New Roman" w:cs="Times New Roman"/>
        </w:rPr>
        <w:tab/>
        <w:t xml:space="preserve">Fuchs JR, Schiff MA, Coronado E. Substance Use Disorder-Related Deaths and Maternal Mortality in New Mexico, 2015–2019. </w:t>
      </w:r>
      <w:r w:rsidRPr="000A7B44">
        <w:rPr>
          <w:rFonts w:ascii="Times New Roman" w:hAnsi="Times New Roman" w:cs="Times New Roman"/>
          <w:i/>
          <w:iCs/>
        </w:rPr>
        <w:t>Matern Child Health J</w:t>
      </w:r>
      <w:r w:rsidRPr="000A7B44">
        <w:rPr>
          <w:rFonts w:ascii="Times New Roman" w:hAnsi="Times New Roman" w:cs="Times New Roman"/>
        </w:rPr>
        <w:t>. 2023;27(S1):23-33. doi:10.1007/s10995-023-03691-8</w:t>
      </w:r>
    </w:p>
    <w:p w14:paraId="3FA737AE"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22.</w:t>
      </w:r>
      <w:r w:rsidRPr="000A7B44">
        <w:rPr>
          <w:rFonts w:ascii="Times New Roman" w:hAnsi="Times New Roman" w:cs="Times New Roman"/>
        </w:rPr>
        <w:tab/>
        <w:t xml:space="preserve">Smid MC, Stone NM, Baksh L, et al. Pregnancy-Associated Death in Utah: Contribution of Drug-Induced Deaths. </w:t>
      </w:r>
      <w:r w:rsidRPr="000A7B44">
        <w:rPr>
          <w:rFonts w:ascii="Times New Roman" w:hAnsi="Times New Roman" w:cs="Times New Roman"/>
          <w:i/>
          <w:iCs/>
        </w:rPr>
        <w:t>Obstetrics &amp; Gynecology</w:t>
      </w:r>
      <w:r w:rsidRPr="000A7B44">
        <w:rPr>
          <w:rFonts w:ascii="Times New Roman" w:hAnsi="Times New Roman" w:cs="Times New Roman"/>
        </w:rPr>
        <w:t>. 2019;133(6):1131-1140. doi:10.1097/AOG.0000000000003279</w:t>
      </w:r>
    </w:p>
    <w:p w14:paraId="0D0FD7CB"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23.</w:t>
      </w:r>
      <w:r w:rsidRPr="000A7B44">
        <w:rPr>
          <w:rFonts w:ascii="Times New Roman" w:hAnsi="Times New Roman" w:cs="Times New Roman"/>
        </w:rPr>
        <w:tab/>
        <w:t xml:space="preserve">Barbosa‐Leiker C, Campbell ANC, McHugh RK, Guille C, Greenfield SF. Opioid Use Disorder in Women and the Implications for Treatment. </w:t>
      </w:r>
      <w:r w:rsidRPr="000A7B44">
        <w:rPr>
          <w:rFonts w:ascii="Times New Roman" w:hAnsi="Times New Roman" w:cs="Times New Roman"/>
          <w:i/>
          <w:iCs/>
        </w:rPr>
        <w:t>PRCP</w:t>
      </w:r>
      <w:r w:rsidRPr="000A7B44">
        <w:rPr>
          <w:rFonts w:ascii="Times New Roman" w:hAnsi="Times New Roman" w:cs="Times New Roman"/>
        </w:rPr>
        <w:t>. 2021;3(1):3-11. doi:10.1176/appi.prcp.20190051</w:t>
      </w:r>
    </w:p>
    <w:p w14:paraId="33D64876"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24.</w:t>
      </w:r>
      <w:r w:rsidRPr="000A7B44">
        <w:rPr>
          <w:rFonts w:ascii="Times New Roman" w:hAnsi="Times New Roman" w:cs="Times New Roman"/>
        </w:rPr>
        <w:tab/>
        <w:t xml:space="preserve">Bohnert ASB, Ilgen MA. Understanding Links among Opioid Use, Overdose, and Suicide. Ingelfinger JR, ed. </w:t>
      </w:r>
      <w:r w:rsidRPr="000A7B44">
        <w:rPr>
          <w:rFonts w:ascii="Times New Roman" w:hAnsi="Times New Roman" w:cs="Times New Roman"/>
          <w:i/>
          <w:iCs/>
        </w:rPr>
        <w:t>N Engl J Med</w:t>
      </w:r>
      <w:r w:rsidRPr="000A7B44">
        <w:rPr>
          <w:rFonts w:ascii="Times New Roman" w:hAnsi="Times New Roman" w:cs="Times New Roman"/>
        </w:rPr>
        <w:t>. 2019;380(1):71-79. doi:10.1056/NEJMra1802148</w:t>
      </w:r>
    </w:p>
    <w:p w14:paraId="3EA695CF"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lastRenderedPageBreak/>
        <w:t>25.</w:t>
      </w:r>
      <w:r w:rsidRPr="000A7B44">
        <w:rPr>
          <w:rFonts w:ascii="Times New Roman" w:hAnsi="Times New Roman" w:cs="Times New Roman"/>
        </w:rPr>
        <w:tab/>
        <w:t xml:space="preserve">Tormohlen KN, Mojtabai R, Seiwell A, et al. Co-Occurring Opioid Use and Depressive Disorders: Patient Characteristics and Co-Occurring Health Conditions. </w:t>
      </w:r>
      <w:r w:rsidRPr="000A7B44">
        <w:rPr>
          <w:rFonts w:ascii="Times New Roman" w:hAnsi="Times New Roman" w:cs="Times New Roman"/>
          <w:i/>
          <w:iCs/>
        </w:rPr>
        <w:t>Journal of Dual Diagnosis</w:t>
      </w:r>
      <w:r w:rsidRPr="000A7B44">
        <w:rPr>
          <w:rFonts w:ascii="Times New Roman" w:hAnsi="Times New Roman" w:cs="Times New Roman"/>
        </w:rPr>
        <w:t>. 2021;17(4):296-303. doi:10.1080/15504263.2021.1979349</w:t>
      </w:r>
    </w:p>
    <w:p w14:paraId="17CDEFDB"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26.</w:t>
      </w:r>
      <w:r w:rsidRPr="000A7B44">
        <w:rPr>
          <w:rFonts w:ascii="Times New Roman" w:hAnsi="Times New Roman" w:cs="Times New Roman"/>
        </w:rPr>
        <w:tab/>
        <w:t xml:space="preserve">Benningfield MM, Dietrich MS, Jones HE, et al. Opioid dependence during pregnancy: relationships of anxiety and depression symptoms to treatment outcomes. </w:t>
      </w:r>
      <w:r w:rsidRPr="000A7B44">
        <w:rPr>
          <w:rFonts w:ascii="Times New Roman" w:hAnsi="Times New Roman" w:cs="Times New Roman"/>
          <w:i/>
          <w:iCs/>
        </w:rPr>
        <w:t>Addiction</w:t>
      </w:r>
      <w:r w:rsidRPr="000A7B44">
        <w:rPr>
          <w:rFonts w:ascii="Times New Roman" w:hAnsi="Times New Roman" w:cs="Times New Roman"/>
        </w:rPr>
        <w:t>. 2012;107(S1):74-82. doi:10.1111/j.1360-0443.2012.04041.x</w:t>
      </w:r>
    </w:p>
    <w:p w14:paraId="52776D3D"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27.</w:t>
      </w:r>
      <w:r w:rsidRPr="000A7B44">
        <w:rPr>
          <w:rFonts w:ascii="Times New Roman" w:hAnsi="Times New Roman" w:cs="Times New Roman"/>
        </w:rPr>
        <w:tab/>
        <w:t xml:space="preserve">Martin CE, Parlier-Ahmad AB. Addiction treatment in the postpartum period: an opportunity for evidence-based personalized medicine. </w:t>
      </w:r>
      <w:r w:rsidRPr="000A7B44">
        <w:rPr>
          <w:rFonts w:ascii="Times New Roman" w:hAnsi="Times New Roman" w:cs="Times New Roman"/>
          <w:i/>
          <w:iCs/>
        </w:rPr>
        <w:t>International Review of Psychiatry</w:t>
      </w:r>
      <w:r w:rsidRPr="000A7B44">
        <w:rPr>
          <w:rFonts w:ascii="Times New Roman" w:hAnsi="Times New Roman" w:cs="Times New Roman"/>
        </w:rPr>
        <w:t>. 2021;33(6):579-590. doi:10.1080/09540261.2021.1898349</w:t>
      </w:r>
    </w:p>
    <w:p w14:paraId="4AA69E58"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28.</w:t>
      </w:r>
      <w:r w:rsidRPr="000A7B44">
        <w:rPr>
          <w:rFonts w:ascii="Times New Roman" w:hAnsi="Times New Roman" w:cs="Times New Roman"/>
        </w:rPr>
        <w:tab/>
        <w:t xml:space="preserve">Olstad EW, Nordeng H, Bjørk M, Selmer KK, Gervin K. Agreement Between Parental Self‐Reported Antiseizure Medication Use and Dispensed Prescription Records From a National Prescription Database. </w:t>
      </w:r>
      <w:r w:rsidRPr="000A7B44">
        <w:rPr>
          <w:rFonts w:ascii="Times New Roman" w:hAnsi="Times New Roman" w:cs="Times New Roman"/>
          <w:i/>
          <w:iCs/>
        </w:rPr>
        <w:t>Pharmacoepidemiology and Drug</w:t>
      </w:r>
      <w:r w:rsidRPr="000A7B44">
        <w:rPr>
          <w:rFonts w:ascii="Times New Roman" w:hAnsi="Times New Roman" w:cs="Times New Roman"/>
        </w:rPr>
        <w:t>. 2025;34(4):e70139. doi:10.1002/pds.70139</w:t>
      </w:r>
    </w:p>
    <w:p w14:paraId="75155FFF"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29.</w:t>
      </w:r>
      <w:r w:rsidRPr="000A7B44">
        <w:rPr>
          <w:rFonts w:ascii="Times New Roman" w:hAnsi="Times New Roman" w:cs="Times New Roman"/>
        </w:rPr>
        <w:tab/>
        <w:t xml:space="preserve">Cheung K, El Marroun H, Elfrink ME, Jaddoe VWV, Visser LE, Stricker BHCh. The concordance between self‐reported medication use and pharmacy records in pregnant women. </w:t>
      </w:r>
      <w:r w:rsidRPr="000A7B44">
        <w:rPr>
          <w:rFonts w:ascii="Times New Roman" w:hAnsi="Times New Roman" w:cs="Times New Roman"/>
          <w:i/>
          <w:iCs/>
        </w:rPr>
        <w:t>Pharmacoepidemiology and Drug</w:t>
      </w:r>
      <w:r w:rsidRPr="000A7B44">
        <w:rPr>
          <w:rFonts w:ascii="Times New Roman" w:hAnsi="Times New Roman" w:cs="Times New Roman"/>
        </w:rPr>
        <w:t>. 2017;26(9):1119-1125. doi:10.1002/pds.4264</w:t>
      </w:r>
    </w:p>
    <w:p w14:paraId="5010A528" w14:textId="77777777" w:rsidR="000A7B44" w:rsidRPr="000A7B44" w:rsidRDefault="000A7B44" w:rsidP="000A7B44">
      <w:pPr>
        <w:pStyle w:val="Bibliography"/>
        <w:rPr>
          <w:rFonts w:ascii="Times New Roman" w:hAnsi="Times New Roman" w:cs="Times New Roman"/>
        </w:rPr>
      </w:pPr>
      <w:r w:rsidRPr="000A7B44">
        <w:rPr>
          <w:rFonts w:ascii="Times New Roman" w:hAnsi="Times New Roman" w:cs="Times New Roman"/>
        </w:rPr>
        <w:t>30.</w:t>
      </w:r>
      <w:r w:rsidRPr="000A7B44">
        <w:rPr>
          <w:rFonts w:ascii="Times New Roman" w:hAnsi="Times New Roman" w:cs="Times New Roman"/>
        </w:rPr>
        <w:tab/>
        <w:t xml:space="preserve">De Korte BAC, Smeets NJL, Colbers A, Van Den Bemt BJF, Van Gelder MMHJ. Adherence to prescription medication during pregnancy: Do pregnant women use pharmacological treatment as prescribed? </w:t>
      </w:r>
      <w:r w:rsidRPr="000A7B44">
        <w:rPr>
          <w:rFonts w:ascii="Times New Roman" w:hAnsi="Times New Roman" w:cs="Times New Roman"/>
          <w:i/>
          <w:iCs/>
        </w:rPr>
        <w:t>Brit J Clinical Pharma</w:t>
      </w:r>
      <w:r w:rsidRPr="000A7B44">
        <w:rPr>
          <w:rFonts w:ascii="Times New Roman" w:hAnsi="Times New Roman" w:cs="Times New Roman"/>
        </w:rPr>
        <w:t>. 2023;89(5):1521-1531. doi:10.1111/bcp.15609</w:t>
      </w:r>
    </w:p>
    <w:p w14:paraId="516B9601" w14:textId="299CE28C" w:rsidR="004C3935" w:rsidRPr="00BB6F9A" w:rsidRDefault="004C3935" w:rsidP="000A7B44">
      <w:pPr>
        <w:autoSpaceDE w:val="0"/>
        <w:autoSpaceDN w:val="0"/>
        <w:adjustRightInd w:val="0"/>
        <w:spacing w:after="0" w:line="240" w:lineRule="auto"/>
        <w:rPr>
          <w:rFonts w:ascii="Times New Roman" w:hAnsi="Times New Roman" w:cs="Times New Roman"/>
        </w:rPr>
      </w:pPr>
      <w:r>
        <w:rPr>
          <w:rFonts w:ascii="Times New Roman" w:hAnsi="Times New Roman" w:cs="Times New Roman"/>
        </w:rPr>
        <w:fldChar w:fldCharType="end"/>
      </w:r>
    </w:p>
    <w:sectPr w:rsidR="004C3935" w:rsidRPr="00BB6F9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im, Ahra" w:date="2026-01-14T22:23:00Z" w:initials="AK">
    <w:p w14:paraId="6BF33769" w14:textId="77777777" w:rsidR="00F23A22" w:rsidRDefault="00F23A22" w:rsidP="00F23A22">
      <w:r>
        <w:rPr>
          <w:rStyle w:val="CommentReference"/>
        </w:rPr>
        <w:annotationRef/>
      </w:r>
      <w:r>
        <w:rPr>
          <w:sz w:val="20"/>
          <w:szCs w:val="20"/>
        </w:rPr>
        <w:t>75-100 words or less</w:t>
      </w:r>
    </w:p>
  </w:comment>
  <w:comment w:id="2" w:author="Sundermann, Alexandra C" w:date="2026-01-21T16:09:00Z" w:initials="AS">
    <w:p w14:paraId="0C70C6BE" w14:textId="77777777" w:rsidR="00DA6D34" w:rsidRDefault="00DA6D34" w:rsidP="00DA6D34">
      <w:r>
        <w:rPr>
          <w:rStyle w:val="CommentReference"/>
        </w:rPr>
        <w:annotationRef/>
      </w:r>
      <w:r>
        <w:rPr>
          <w:sz w:val="20"/>
          <w:szCs w:val="20"/>
        </w:rPr>
        <w:t>Is there a way to clarify that this analysis is ONLY among individuals on MOUD?</w:t>
      </w:r>
    </w:p>
  </w:comment>
  <w:comment w:id="3" w:author="Sundermann, Alexandra C" w:date="2026-01-21T16:10:00Z" w:initials="AS">
    <w:p w14:paraId="5D831DF3" w14:textId="77777777" w:rsidR="00DA6D34" w:rsidRDefault="00DA6D34" w:rsidP="00DA6D34">
      <w:r>
        <w:rPr>
          <w:rStyle w:val="CommentReference"/>
        </w:rPr>
        <w:annotationRef/>
      </w:r>
      <w:r>
        <w:rPr>
          <w:sz w:val="20"/>
          <w:szCs w:val="20"/>
        </w:rPr>
        <w:t xml:space="preserve">This statement makes it seems like the analysis is comparing MOUD versus no MOUD among individuals with OUD instead of duration of treatment. Maybe clarify. </w:t>
      </w:r>
    </w:p>
  </w:comment>
  <w:comment w:id="4" w:author="Kim, Ahra" w:date="2026-01-14T22:49:00Z" w:initials="AK">
    <w:p w14:paraId="105B04BD" w14:textId="77777777" w:rsidR="00DC3B1E" w:rsidRDefault="00DC3B1E" w:rsidP="00DC3B1E">
      <w:r>
        <w:rPr>
          <w:rStyle w:val="CommentReference"/>
        </w:rPr>
        <w:annotationRef/>
      </w:r>
      <w:r>
        <w:rPr>
          <w:sz w:val="20"/>
          <w:szCs w:val="20"/>
        </w:rPr>
        <w:t>350 word limit</w:t>
      </w:r>
    </w:p>
  </w:comment>
  <w:comment w:id="5" w:author="Kim, Ahra" w:date="2026-01-19T16:41:00Z" w:initials="AK">
    <w:p w14:paraId="21486400" w14:textId="77777777" w:rsidR="00EE07BC" w:rsidRDefault="00EE07BC" w:rsidP="00EE07BC">
      <w:r>
        <w:rPr>
          <w:rStyle w:val="CommentReference"/>
        </w:rPr>
        <w:annotationRef/>
      </w:r>
      <w:r>
        <w:rPr>
          <w:sz w:val="20"/>
          <w:szCs w:val="20"/>
        </w:rPr>
        <w:t>Currently 349 words</w:t>
      </w:r>
    </w:p>
  </w:comment>
  <w:comment w:id="8" w:author="Sundermann, Alexandra C" w:date="2026-01-21T16:22:00Z" w:initials="AS">
    <w:p w14:paraId="466E3113" w14:textId="77777777" w:rsidR="00807FD1" w:rsidRDefault="00807FD1" w:rsidP="00807FD1">
      <w:r>
        <w:rPr>
          <w:rStyle w:val="CommentReference"/>
        </w:rPr>
        <w:annotationRef/>
      </w:r>
      <w:r>
        <w:rPr>
          <w:sz w:val="20"/>
          <w:szCs w:val="20"/>
        </w:rPr>
        <w:t>consider gestational weeks at delivery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F33769" w15:done="0"/>
  <w15:commentEx w15:paraId="0C70C6BE" w15:done="0"/>
  <w15:commentEx w15:paraId="5D831DF3" w15:done="0"/>
  <w15:commentEx w15:paraId="105B04BD" w15:done="0"/>
  <w15:commentEx w15:paraId="21486400" w15:paraIdParent="105B04BD" w15:done="0"/>
  <w15:commentEx w15:paraId="466E31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2DCC58" w16cex:dateUtc="2026-01-15T04:23:00Z"/>
  <w16cex:commentExtensible w16cex:durableId="45B3FE8B" w16cex:dateUtc="2026-01-21T22:09:00Z"/>
  <w16cex:commentExtensible w16cex:durableId="15FC188F" w16cex:dateUtc="2026-01-21T22:10:00Z"/>
  <w16cex:commentExtensible w16cex:durableId="7D49A47D" w16cex:dateUtc="2026-01-15T04:49:00Z"/>
  <w16cex:commentExtensible w16cex:durableId="063DAB63" w16cex:dateUtc="2026-01-19T22:41:00Z"/>
  <w16cex:commentExtensible w16cex:durableId="1AC2A344" w16cex:dateUtc="2026-01-21T2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F33769" w16cid:durableId="092DCC58"/>
  <w16cid:commentId w16cid:paraId="0C70C6BE" w16cid:durableId="45B3FE8B"/>
  <w16cid:commentId w16cid:paraId="5D831DF3" w16cid:durableId="15FC188F"/>
  <w16cid:commentId w16cid:paraId="105B04BD" w16cid:durableId="7D49A47D"/>
  <w16cid:commentId w16cid:paraId="21486400" w16cid:durableId="063DAB63"/>
  <w16cid:commentId w16cid:paraId="466E3113" w16cid:durableId="1AC2A34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A6766"/>
    <w:multiLevelType w:val="hybridMultilevel"/>
    <w:tmpl w:val="00F63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AB3497"/>
    <w:multiLevelType w:val="hybridMultilevel"/>
    <w:tmpl w:val="9A66E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3576784">
    <w:abstractNumId w:val="1"/>
  </w:num>
  <w:num w:numId="2" w16cid:durableId="109728769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ndermann, Alexandra C">
    <w15:presenceInfo w15:providerId="AD" w15:userId="S::alex.c.sundermann@vumc.org::a41d8c72-3b23-4196-841f-640a879341c1"/>
  </w15:person>
  <w15:person w15:author="Kim, Ahra">
    <w15:presenceInfo w15:providerId="AD" w15:userId="S::ahra.kim.1@vanderbilt.edu::648dbf23-b016-4c3d-82dd-aa0736b1a0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19B"/>
    <w:rsid w:val="00016961"/>
    <w:rsid w:val="00024130"/>
    <w:rsid w:val="00024861"/>
    <w:rsid w:val="00025B92"/>
    <w:rsid w:val="000269A8"/>
    <w:rsid w:val="0002708A"/>
    <w:rsid w:val="00032304"/>
    <w:rsid w:val="00034391"/>
    <w:rsid w:val="000418C1"/>
    <w:rsid w:val="00041B29"/>
    <w:rsid w:val="0004303E"/>
    <w:rsid w:val="00047AAA"/>
    <w:rsid w:val="00054E9B"/>
    <w:rsid w:val="00061631"/>
    <w:rsid w:val="0006509B"/>
    <w:rsid w:val="000731D4"/>
    <w:rsid w:val="00074C1B"/>
    <w:rsid w:val="00076285"/>
    <w:rsid w:val="000775E9"/>
    <w:rsid w:val="00077DA2"/>
    <w:rsid w:val="0008491A"/>
    <w:rsid w:val="000856E7"/>
    <w:rsid w:val="00086635"/>
    <w:rsid w:val="00087DE7"/>
    <w:rsid w:val="000A1841"/>
    <w:rsid w:val="000A5953"/>
    <w:rsid w:val="000A5B83"/>
    <w:rsid w:val="000A7B44"/>
    <w:rsid w:val="000B4353"/>
    <w:rsid w:val="000C5DAB"/>
    <w:rsid w:val="000D11E5"/>
    <w:rsid w:val="000D619B"/>
    <w:rsid w:val="000D79D0"/>
    <w:rsid w:val="000F0048"/>
    <w:rsid w:val="000F1AA6"/>
    <w:rsid w:val="000F2805"/>
    <w:rsid w:val="000F633E"/>
    <w:rsid w:val="001061E8"/>
    <w:rsid w:val="00107C89"/>
    <w:rsid w:val="00110100"/>
    <w:rsid w:val="00110437"/>
    <w:rsid w:val="00121AA5"/>
    <w:rsid w:val="00123C02"/>
    <w:rsid w:val="00132C8F"/>
    <w:rsid w:val="0013480E"/>
    <w:rsid w:val="0014743A"/>
    <w:rsid w:val="00150C0C"/>
    <w:rsid w:val="0015605F"/>
    <w:rsid w:val="00156D53"/>
    <w:rsid w:val="00157A30"/>
    <w:rsid w:val="00160530"/>
    <w:rsid w:val="00161328"/>
    <w:rsid w:val="001723D5"/>
    <w:rsid w:val="001762A6"/>
    <w:rsid w:val="00180987"/>
    <w:rsid w:val="00185021"/>
    <w:rsid w:val="00192396"/>
    <w:rsid w:val="0019281A"/>
    <w:rsid w:val="001B0A11"/>
    <w:rsid w:val="001B4F07"/>
    <w:rsid w:val="001B51ED"/>
    <w:rsid w:val="001B65B3"/>
    <w:rsid w:val="001C1192"/>
    <w:rsid w:val="001C43A2"/>
    <w:rsid w:val="001C6192"/>
    <w:rsid w:val="001C61C9"/>
    <w:rsid w:val="001D2B73"/>
    <w:rsid w:val="001D672D"/>
    <w:rsid w:val="001D7B4C"/>
    <w:rsid w:val="001E1108"/>
    <w:rsid w:val="001E446E"/>
    <w:rsid w:val="001E4CBE"/>
    <w:rsid w:val="001F345D"/>
    <w:rsid w:val="001F3FB4"/>
    <w:rsid w:val="001F482E"/>
    <w:rsid w:val="00201F41"/>
    <w:rsid w:val="00206929"/>
    <w:rsid w:val="0021107E"/>
    <w:rsid w:val="00211AA2"/>
    <w:rsid w:val="00214574"/>
    <w:rsid w:val="00225350"/>
    <w:rsid w:val="00226C8E"/>
    <w:rsid w:val="00240388"/>
    <w:rsid w:val="00240D73"/>
    <w:rsid w:val="00243D80"/>
    <w:rsid w:val="00255ED2"/>
    <w:rsid w:val="002652D7"/>
    <w:rsid w:val="00265A8C"/>
    <w:rsid w:val="00276D73"/>
    <w:rsid w:val="0028025D"/>
    <w:rsid w:val="00282305"/>
    <w:rsid w:val="00285B68"/>
    <w:rsid w:val="00285D6B"/>
    <w:rsid w:val="00292060"/>
    <w:rsid w:val="002A0A90"/>
    <w:rsid w:val="002A0AF3"/>
    <w:rsid w:val="002A523E"/>
    <w:rsid w:val="002B0635"/>
    <w:rsid w:val="002B4040"/>
    <w:rsid w:val="002B7B38"/>
    <w:rsid w:val="002C5B1C"/>
    <w:rsid w:val="002C6458"/>
    <w:rsid w:val="002D0BA4"/>
    <w:rsid w:val="002E13DB"/>
    <w:rsid w:val="002E6EE5"/>
    <w:rsid w:val="002F3C4F"/>
    <w:rsid w:val="003066BD"/>
    <w:rsid w:val="003234F2"/>
    <w:rsid w:val="003304C0"/>
    <w:rsid w:val="00334EB7"/>
    <w:rsid w:val="00337CA2"/>
    <w:rsid w:val="00340410"/>
    <w:rsid w:val="00341884"/>
    <w:rsid w:val="00343CCE"/>
    <w:rsid w:val="00347C98"/>
    <w:rsid w:val="0035490D"/>
    <w:rsid w:val="00357231"/>
    <w:rsid w:val="00363837"/>
    <w:rsid w:val="00367B21"/>
    <w:rsid w:val="00367BAA"/>
    <w:rsid w:val="00370362"/>
    <w:rsid w:val="00372BB5"/>
    <w:rsid w:val="00372D26"/>
    <w:rsid w:val="003758C3"/>
    <w:rsid w:val="00386203"/>
    <w:rsid w:val="00392736"/>
    <w:rsid w:val="00394CC4"/>
    <w:rsid w:val="0039785B"/>
    <w:rsid w:val="003A3742"/>
    <w:rsid w:val="003B1338"/>
    <w:rsid w:val="003B181C"/>
    <w:rsid w:val="003B31FA"/>
    <w:rsid w:val="003C3184"/>
    <w:rsid w:val="003C732D"/>
    <w:rsid w:val="003C78FE"/>
    <w:rsid w:val="003C7B1B"/>
    <w:rsid w:val="003D2272"/>
    <w:rsid w:val="003D24A2"/>
    <w:rsid w:val="003D286A"/>
    <w:rsid w:val="003D487A"/>
    <w:rsid w:val="003E03E8"/>
    <w:rsid w:val="003E05A3"/>
    <w:rsid w:val="003F1C51"/>
    <w:rsid w:val="003F394A"/>
    <w:rsid w:val="003F6FF3"/>
    <w:rsid w:val="003F7656"/>
    <w:rsid w:val="004009CE"/>
    <w:rsid w:val="00402B1D"/>
    <w:rsid w:val="0041522C"/>
    <w:rsid w:val="00416045"/>
    <w:rsid w:val="0041612F"/>
    <w:rsid w:val="0042545E"/>
    <w:rsid w:val="00426D7E"/>
    <w:rsid w:val="00430C74"/>
    <w:rsid w:val="004327F2"/>
    <w:rsid w:val="00443FA8"/>
    <w:rsid w:val="00446D25"/>
    <w:rsid w:val="00456EAD"/>
    <w:rsid w:val="00462794"/>
    <w:rsid w:val="004636E6"/>
    <w:rsid w:val="004709DB"/>
    <w:rsid w:val="00482EA4"/>
    <w:rsid w:val="00482FFC"/>
    <w:rsid w:val="004831D1"/>
    <w:rsid w:val="00483ED8"/>
    <w:rsid w:val="004847F8"/>
    <w:rsid w:val="00487F7D"/>
    <w:rsid w:val="004A2174"/>
    <w:rsid w:val="004A4A08"/>
    <w:rsid w:val="004A673A"/>
    <w:rsid w:val="004B657D"/>
    <w:rsid w:val="004C003B"/>
    <w:rsid w:val="004C1106"/>
    <w:rsid w:val="004C3935"/>
    <w:rsid w:val="004C3A85"/>
    <w:rsid w:val="004C5EB0"/>
    <w:rsid w:val="004C5EE8"/>
    <w:rsid w:val="004D1F0F"/>
    <w:rsid w:val="004D7E42"/>
    <w:rsid w:val="004E0A52"/>
    <w:rsid w:val="004E45FC"/>
    <w:rsid w:val="004F2617"/>
    <w:rsid w:val="00506BB5"/>
    <w:rsid w:val="00506E55"/>
    <w:rsid w:val="00511F3D"/>
    <w:rsid w:val="005168C0"/>
    <w:rsid w:val="005279D8"/>
    <w:rsid w:val="00527F45"/>
    <w:rsid w:val="005305E4"/>
    <w:rsid w:val="00534743"/>
    <w:rsid w:val="0054315C"/>
    <w:rsid w:val="005479E4"/>
    <w:rsid w:val="00554BF2"/>
    <w:rsid w:val="00554DC7"/>
    <w:rsid w:val="00563758"/>
    <w:rsid w:val="005646CE"/>
    <w:rsid w:val="00564EF0"/>
    <w:rsid w:val="00567E83"/>
    <w:rsid w:val="005709CA"/>
    <w:rsid w:val="0058446D"/>
    <w:rsid w:val="0059279C"/>
    <w:rsid w:val="00594A13"/>
    <w:rsid w:val="0059751B"/>
    <w:rsid w:val="005A3A28"/>
    <w:rsid w:val="005A6CB6"/>
    <w:rsid w:val="005B059B"/>
    <w:rsid w:val="005B44CE"/>
    <w:rsid w:val="005C535E"/>
    <w:rsid w:val="005D3895"/>
    <w:rsid w:val="005E2022"/>
    <w:rsid w:val="005F11D2"/>
    <w:rsid w:val="005F2FA8"/>
    <w:rsid w:val="005F3988"/>
    <w:rsid w:val="00607A0E"/>
    <w:rsid w:val="0061039D"/>
    <w:rsid w:val="00616A36"/>
    <w:rsid w:val="0062199D"/>
    <w:rsid w:val="00641F7D"/>
    <w:rsid w:val="00642423"/>
    <w:rsid w:val="00644016"/>
    <w:rsid w:val="00647424"/>
    <w:rsid w:val="006500D1"/>
    <w:rsid w:val="00655E37"/>
    <w:rsid w:val="00656303"/>
    <w:rsid w:val="00663DD5"/>
    <w:rsid w:val="00664C42"/>
    <w:rsid w:val="00666E68"/>
    <w:rsid w:val="0067088C"/>
    <w:rsid w:val="0067436B"/>
    <w:rsid w:val="00675E44"/>
    <w:rsid w:val="0068729C"/>
    <w:rsid w:val="00696488"/>
    <w:rsid w:val="006B417D"/>
    <w:rsid w:val="006B7D21"/>
    <w:rsid w:val="006B7D72"/>
    <w:rsid w:val="006D08E2"/>
    <w:rsid w:val="006D265C"/>
    <w:rsid w:val="006D7AB7"/>
    <w:rsid w:val="006E305D"/>
    <w:rsid w:val="006E50A3"/>
    <w:rsid w:val="006E6A83"/>
    <w:rsid w:val="006F1300"/>
    <w:rsid w:val="006F61A7"/>
    <w:rsid w:val="006F6C4C"/>
    <w:rsid w:val="006F6ED5"/>
    <w:rsid w:val="00701FBA"/>
    <w:rsid w:val="0072045F"/>
    <w:rsid w:val="007218F4"/>
    <w:rsid w:val="007241D3"/>
    <w:rsid w:val="007325CE"/>
    <w:rsid w:val="007361CE"/>
    <w:rsid w:val="00744E99"/>
    <w:rsid w:val="00755A1F"/>
    <w:rsid w:val="00756CD8"/>
    <w:rsid w:val="0075761D"/>
    <w:rsid w:val="00762B95"/>
    <w:rsid w:val="0077744D"/>
    <w:rsid w:val="00780496"/>
    <w:rsid w:val="00782F71"/>
    <w:rsid w:val="007B102D"/>
    <w:rsid w:val="007B47D2"/>
    <w:rsid w:val="007C0D78"/>
    <w:rsid w:val="007C1079"/>
    <w:rsid w:val="007C5DA0"/>
    <w:rsid w:val="007D4DD2"/>
    <w:rsid w:val="007D6ABB"/>
    <w:rsid w:val="007D746B"/>
    <w:rsid w:val="007D7FE5"/>
    <w:rsid w:val="007E0C40"/>
    <w:rsid w:val="007E7F55"/>
    <w:rsid w:val="007F0E13"/>
    <w:rsid w:val="008009CD"/>
    <w:rsid w:val="00802A05"/>
    <w:rsid w:val="008066B4"/>
    <w:rsid w:val="00807FD1"/>
    <w:rsid w:val="00815E2D"/>
    <w:rsid w:val="00817977"/>
    <w:rsid w:val="008251C2"/>
    <w:rsid w:val="00826F67"/>
    <w:rsid w:val="00833A89"/>
    <w:rsid w:val="00836992"/>
    <w:rsid w:val="00854233"/>
    <w:rsid w:val="00854F0E"/>
    <w:rsid w:val="008561CD"/>
    <w:rsid w:val="008611AD"/>
    <w:rsid w:val="008649D8"/>
    <w:rsid w:val="00870D23"/>
    <w:rsid w:val="0087192E"/>
    <w:rsid w:val="00883080"/>
    <w:rsid w:val="008A4029"/>
    <w:rsid w:val="008A45E5"/>
    <w:rsid w:val="008D027B"/>
    <w:rsid w:val="008D3E03"/>
    <w:rsid w:val="008D4711"/>
    <w:rsid w:val="008D6385"/>
    <w:rsid w:val="008D7FD1"/>
    <w:rsid w:val="008E0E51"/>
    <w:rsid w:val="008E6003"/>
    <w:rsid w:val="008F1102"/>
    <w:rsid w:val="008F6AE8"/>
    <w:rsid w:val="00907DB4"/>
    <w:rsid w:val="009173EB"/>
    <w:rsid w:val="00922DD2"/>
    <w:rsid w:val="00923CD1"/>
    <w:rsid w:val="00924636"/>
    <w:rsid w:val="009251AC"/>
    <w:rsid w:val="00925EC2"/>
    <w:rsid w:val="00927155"/>
    <w:rsid w:val="00937EA1"/>
    <w:rsid w:val="009473F4"/>
    <w:rsid w:val="00951FA9"/>
    <w:rsid w:val="00960A46"/>
    <w:rsid w:val="00960E6B"/>
    <w:rsid w:val="00963AFE"/>
    <w:rsid w:val="00964F6A"/>
    <w:rsid w:val="00966093"/>
    <w:rsid w:val="00970585"/>
    <w:rsid w:val="00972339"/>
    <w:rsid w:val="00974BE2"/>
    <w:rsid w:val="00980D95"/>
    <w:rsid w:val="009A3DFB"/>
    <w:rsid w:val="009B072E"/>
    <w:rsid w:val="009B12F8"/>
    <w:rsid w:val="009B27D9"/>
    <w:rsid w:val="009B2DF3"/>
    <w:rsid w:val="009B4451"/>
    <w:rsid w:val="009B7375"/>
    <w:rsid w:val="009C18A5"/>
    <w:rsid w:val="009C5237"/>
    <w:rsid w:val="009C56E3"/>
    <w:rsid w:val="009C736B"/>
    <w:rsid w:val="009D65F9"/>
    <w:rsid w:val="009F152C"/>
    <w:rsid w:val="009F5C67"/>
    <w:rsid w:val="00A00859"/>
    <w:rsid w:val="00A028E6"/>
    <w:rsid w:val="00A20F29"/>
    <w:rsid w:val="00A3692A"/>
    <w:rsid w:val="00A37735"/>
    <w:rsid w:val="00A379E0"/>
    <w:rsid w:val="00A404A0"/>
    <w:rsid w:val="00A40519"/>
    <w:rsid w:val="00A46955"/>
    <w:rsid w:val="00A47225"/>
    <w:rsid w:val="00A532D2"/>
    <w:rsid w:val="00A56C8A"/>
    <w:rsid w:val="00A7211E"/>
    <w:rsid w:val="00A7220B"/>
    <w:rsid w:val="00A74B13"/>
    <w:rsid w:val="00A75F41"/>
    <w:rsid w:val="00A8260D"/>
    <w:rsid w:val="00A972D8"/>
    <w:rsid w:val="00AB0311"/>
    <w:rsid w:val="00AB3388"/>
    <w:rsid w:val="00AC1CD4"/>
    <w:rsid w:val="00AC6E93"/>
    <w:rsid w:val="00AC6F1A"/>
    <w:rsid w:val="00AD0146"/>
    <w:rsid w:val="00AD64B6"/>
    <w:rsid w:val="00AE0824"/>
    <w:rsid w:val="00AE5BC1"/>
    <w:rsid w:val="00AE6743"/>
    <w:rsid w:val="00AF06A1"/>
    <w:rsid w:val="00AF0B8F"/>
    <w:rsid w:val="00B0360B"/>
    <w:rsid w:val="00B039E3"/>
    <w:rsid w:val="00B0612C"/>
    <w:rsid w:val="00B074B0"/>
    <w:rsid w:val="00B13872"/>
    <w:rsid w:val="00B15C35"/>
    <w:rsid w:val="00B16D43"/>
    <w:rsid w:val="00B2269E"/>
    <w:rsid w:val="00B25ED5"/>
    <w:rsid w:val="00B267F5"/>
    <w:rsid w:val="00B35981"/>
    <w:rsid w:val="00B374E0"/>
    <w:rsid w:val="00B41348"/>
    <w:rsid w:val="00B47887"/>
    <w:rsid w:val="00B55A99"/>
    <w:rsid w:val="00B614E1"/>
    <w:rsid w:val="00B710A6"/>
    <w:rsid w:val="00B75F2A"/>
    <w:rsid w:val="00B7611F"/>
    <w:rsid w:val="00B7663A"/>
    <w:rsid w:val="00B77A0A"/>
    <w:rsid w:val="00B841D7"/>
    <w:rsid w:val="00B87670"/>
    <w:rsid w:val="00BB21B0"/>
    <w:rsid w:val="00BB2786"/>
    <w:rsid w:val="00BB5054"/>
    <w:rsid w:val="00BB5FAE"/>
    <w:rsid w:val="00BB6F9A"/>
    <w:rsid w:val="00BC1987"/>
    <w:rsid w:val="00BC2EFD"/>
    <w:rsid w:val="00BC3793"/>
    <w:rsid w:val="00BC4044"/>
    <w:rsid w:val="00BC7BF8"/>
    <w:rsid w:val="00BD1AC4"/>
    <w:rsid w:val="00BD70D3"/>
    <w:rsid w:val="00BE1B3B"/>
    <w:rsid w:val="00BE708F"/>
    <w:rsid w:val="00BE7747"/>
    <w:rsid w:val="00BF0DD7"/>
    <w:rsid w:val="00BF2215"/>
    <w:rsid w:val="00BF31A7"/>
    <w:rsid w:val="00BF33F1"/>
    <w:rsid w:val="00BF457E"/>
    <w:rsid w:val="00BF4635"/>
    <w:rsid w:val="00BF53FF"/>
    <w:rsid w:val="00C12D9E"/>
    <w:rsid w:val="00C134F7"/>
    <w:rsid w:val="00C17739"/>
    <w:rsid w:val="00C2730B"/>
    <w:rsid w:val="00C360EA"/>
    <w:rsid w:val="00C433AF"/>
    <w:rsid w:val="00C46709"/>
    <w:rsid w:val="00C50FBE"/>
    <w:rsid w:val="00C51C1E"/>
    <w:rsid w:val="00C60815"/>
    <w:rsid w:val="00C617E2"/>
    <w:rsid w:val="00C64D95"/>
    <w:rsid w:val="00C835C4"/>
    <w:rsid w:val="00C86FAF"/>
    <w:rsid w:val="00C87F65"/>
    <w:rsid w:val="00CB0FC9"/>
    <w:rsid w:val="00CB1B44"/>
    <w:rsid w:val="00CC20CA"/>
    <w:rsid w:val="00CC54AE"/>
    <w:rsid w:val="00D03036"/>
    <w:rsid w:val="00D04E65"/>
    <w:rsid w:val="00D05205"/>
    <w:rsid w:val="00D05E03"/>
    <w:rsid w:val="00D05E26"/>
    <w:rsid w:val="00D14D7B"/>
    <w:rsid w:val="00D22506"/>
    <w:rsid w:val="00D23D6C"/>
    <w:rsid w:val="00D2773A"/>
    <w:rsid w:val="00D31419"/>
    <w:rsid w:val="00D33558"/>
    <w:rsid w:val="00D365ED"/>
    <w:rsid w:val="00D40899"/>
    <w:rsid w:val="00D43186"/>
    <w:rsid w:val="00D57E47"/>
    <w:rsid w:val="00D63837"/>
    <w:rsid w:val="00D64EFA"/>
    <w:rsid w:val="00D66F77"/>
    <w:rsid w:val="00D703C7"/>
    <w:rsid w:val="00D71C01"/>
    <w:rsid w:val="00D842EF"/>
    <w:rsid w:val="00D84415"/>
    <w:rsid w:val="00D85394"/>
    <w:rsid w:val="00D86362"/>
    <w:rsid w:val="00D90F82"/>
    <w:rsid w:val="00D9570A"/>
    <w:rsid w:val="00D96A58"/>
    <w:rsid w:val="00DA1B83"/>
    <w:rsid w:val="00DA31AC"/>
    <w:rsid w:val="00DA4B76"/>
    <w:rsid w:val="00DA4CB1"/>
    <w:rsid w:val="00DA5D9A"/>
    <w:rsid w:val="00DA6905"/>
    <w:rsid w:val="00DA6D34"/>
    <w:rsid w:val="00DB2971"/>
    <w:rsid w:val="00DB3950"/>
    <w:rsid w:val="00DB7AF4"/>
    <w:rsid w:val="00DC3B1E"/>
    <w:rsid w:val="00DD2221"/>
    <w:rsid w:val="00DD6983"/>
    <w:rsid w:val="00DD7E45"/>
    <w:rsid w:val="00E0766A"/>
    <w:rsid w:val="00E14FDA"/>
    <w:rsid w:val="00E15DEB"/>
    <w:rsid w:val="00E23A77"/>
    <w:rsid w:val="00E33BA9"/>
    <w:rsid w:val="00E432B1"/>
    <w:rsid w:val="00E43800"/>
    <w:rsid w:val="00E46A94"/>
    <w:rsid w:val="00E5230C"/>
    <w:rsid w:val="00E5729B"/>
    <w:rsid w:val="00E70BD0"/>
    <w:rsid w:val="00E72191"/>
    <w:rsid w:val="00E853CC"/>
    <w:rsid w:val="00E958AF"/>
    <w:rsid w:val="00EA196E"/>
    <w:rsid w:val="00EA21C0"/>
    <w:rsid w:val="00EB002B"/>
    <w:rsid w:val="00EB1919"/>
    <w:rsid w:val="00EB1E9B"/>
    <w:rsid w:val="00EC0E6F"/>
    <w:rsid w:val="00ED1902"/>
    <w:rsid w:val="00ED5F05"/>
    <w:rsid w:val="00ED5F36"/>
    <w:rsid w:val="00ED75E1"/>
    <w:rsid w:val="00EE07BC"/>
    <w:rsid w:val="00EE4CF2"/>
    <w:rsid w:val="00EF04E0"/>
    <w:rsid w:val="00EF2BC4"/>
    <w:rsid w:val="00EF77CD"/>
    <w:rsid w:val="00F0014D"/>
    <w:rsid w:val="00F0079C"/>
    <w:rsid w:val="00F16F4D"/>
    <w:rsid w:val="00F23A22"/>
    <w:rsid w:val="00F23DE0"/>
    <w:rsid w:val="00F26D5D"/>
    <w:rsid w:val="00F273BD"/>
    <w:rsid w:val="00F30AE6"/>
    <w:rsid w:val="00F311D2"/>
    <w:rsid w:val="00F350E0"/>
    <w:rsid w:val="00F45EA7"/>
    <w:rsid w:val="00F50940"/>
    <w:rsid w:val="00F52394"/>
    <w:rsid w:val="00F530C0"/>
    <w:rsid w:val="00F61269"/>
    <w:rsid w:val="00F61710"/>
    <w:rsid w:val="00F66E98"/>
    <w:rsid w:val="00F82437"/>
    <w:rsid w:val="00F835FF"/>
    <w:rsid w:val="00F86CC0"/>
    <w:rsid w:val="00F94DD9"/>
    <w:rsid w:val="00F97A19"/>
    <w:rsid w:val="00FA6242"/>
    <w:rsid w:val="00FB055C"/>
    <w:rsid w:val="00FC2225"/>
    <w:rsid w:val="00FC6376"/>
    <w:rsid w:val="00FC69DD"/>
    <w:rsid w:val="00FD6DBD"/>
    <w:rsid w:val="00FE104F"/>
    <w:rsid w:val="00FE1E6D"/>
    <w:rsid w:val="00FE2563"/>
    <w:rsid w:val="00FF25C2"/>
    <w:rsid w:val="00FF5C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1B2AB"/>
  <w15:chartTrackingRefBased/>
  <w15:docId w15:val="{732EB5DF-5DB2-5C4D-B298-C7EFB0E30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19B"/>
    <w:rPr>
      <w:rFonts w:eastAsiaTheme="majorEastAsia" w:cstheme="majorBidi"/>
      <w:color w:val="272727" w:themeColor="text1" w:themeTint="D8"/>
    </w:rPr>
  </w:style>
  <w:style w:type="paragraph" w:styleId="Title">
    <w:name w:val="Title"/>
    <w:basedOn w:val="Normal"/>
    <w:next w:val="Normal"/>
    <w:link w:val="TitleChar"/>
    <w:uiPriority w:val="10"/>
    <w:qFormat/>
    <w:rsid w:val="000D6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19B"/>
    <w:pPr>
      <w:spacing w:before="160"/>
      <w:jc w:val="center"/>
    </w:pPr>
    <w:rPr>
      <w:i/>
      <w:iCs/>
      <w:color w:val="404040" w:themeColor="text1" w:themeTint="BF"/>
    </w:rPr>
  </w:style>
  <w:style w:type="character" w:customStyle="1" w:styleId="QuoteChar">
    <w:name w:val="Quote Char"/>
    <w:basedOn w:val="DefaultParagraphFont"/>
    <w:link w:val="Quote"/>
    <w:uiPriority w:val="29"/>
    <w:rsid w:val="000D619B"/>
    <w:rPr>
      <w:i/>
      <w:iCs/>
      <w:color w:val="404040" w:themeColor="text1" w:themeTint="BF"/>
    </w:rPr>
  </w:style>
  <w:style w:type="paragraph" w:styleId="ListParagraph">
    <w:name w:val="List Paragraph"/>
    <w:basedOn w:val="Normal"/>
    <w:uiPriority w:val="34"/>
    <w:qFormat/>
    <w:rsid w:val="000D619B"/>
    <w:pPr>
      <w:ind w:left="720"/>
      <w:contextualSpacing/>
    </w:pPr>
  </w:style>
  <w:style w:type="character" w:styleId="IntenseEmphasis">
    <w:name w:val="Intense Emphasis"/>
    <w:basedOn w:val="DefaultParagraphFont"/>
    <w:uiPriority w:val="21"/>
    <w:qFormat/>
    <w:rsid w:val="000D619B"/>
    <w:rPr>
      <w:i/>
      <w:iCs/>
      <w:color w:val="0F4761" w:themeColor="accent1" w:themeShade="BF"/>
    </w:rPr>
  </w:style>
  <w:style w:type="paragraph" w:styleId="IntenseQuote">
    <w:name w:val="Intense Quote"/>
    <w:basedOn w:val="Normal"/>
    <w:next w:val="Normal"/>
    <w:link w:val="IntenseQuoteChar"/>
    <w:uiPriority w:val="30"/>
    <w:qFormat/>
    <w:rsid w:val="000D6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19B"/>
    <w:rPr>
      <w:i/>
      <w:iCs/>
      <w:color w:val="0F4761" w:themeColor="accent1" w:themeShade="BF"/>
    </w:rPr>
  </w:style>
  <w:style w:type="character" w:styleId="IntenseReference">
    <w:name w:val="Intense Reference"/>
    <w:basedOn w:val="DefaultParagraphFont"/>
    <w:uiPriority w:val="32"/>
    <w:qFormat/>
    <w:rsid w:val="000D619B"/>
    <w:rPr>
      <w:b/>
      <w:bCs/>
      <w:smallCaps/>
      <w:color w:val="0F4761" w:themeColor="accent1" w:themeShade="BF"/>
      <w:spacing w:val="5"/>
    </w:rPr>
  </w:style>
  <w:style w:type="character" w:styleId="CommentReference">
    <w:name w:val="annotation reference"/>
    <w:basedOn w:val="DefaultParagraphFont"/>
    <w:uiPriority w:val="99"/>
    <w:semiHidden/>
    <w:unhideWhenUsed/>
    <w:rsid w:val="00121AA5"/>
    <w:rPr>
      <w:sz w:val="16"/>
      <w:szCs w:val="16"/>
    </w:rPr>
  </w:style>
  <w:style w:type="paragraph" w:styleId="CommentText">
    <w:name w:val="annotation text"/>
    <w:basedOn w:val="Normal"/>
    <w:link w:val="CommentTextChar"/>
    <w:uiPriority w:val="99"/>
    <w:unhideWhenUsed/>
    <w:rsid w:val="00121AA5"/>
    <w:pPr>
      <w:spacing w:line="240" w:lineRule="auto"/>
    </w:pPr>
    <w:rPr>
      <w:sz w:val="20"/>
      <w:szCs w:val="20"/>
    </w:rPr>
  </w:style>
  <w:style w:type="character" w:customStyle="1" w:styleId="CommentTextChar">
    <w:name w:val="Comment Text Char"/>
    <w:basedOn w:val="DefaultParagraphFont"/>
    <w:link w:val="CommentText"/>
    <w:uiPriority w:val="99"/>
    <w:rsid w:val="00121AA5"/>
    <w:rPr>
      <w:sz w:val="20"/>
      <w:szCs w:val="20"/>
    </w:rPr>
  </w:style>
  <w:style w:type="paragraph" w:styleId="CommentSubject">
    <w:name w:val="annotation subject"/>
    <w:basedOn w:val="CommentText"/>
    <w:next w:val="CommentText"/>
    <w:link w:val="CommentSubjectChar"/>
    <w:uiPriority w:val="99"/>
    <w:semiHidden/>
    <w:unhideWhenUsed/>
    <w:rsid w:val="00121AA5"/>
    <w:rPr>
      <w:b/>
      <w:bCs/>
    </w:rPr>
  </w:style>
  <w:style w:type="character" w:customStyle="1" w:styleId="CommentSubjectChar">
    <w:name w:val="Comment Subject Char"/>
    <w:basedOn w:val="CommentTextChar"/>
    <w:link w:val="CommentSubject"/>
    <w:uiPriority w:val="99"/>
    <w:semiHidden/>
    <w:rsid w:val="00121AA5"/>
    <w:rPr>
      <w:b/>
      <w:bCs/>
      <w:sz w:val="20"/>
      <w:szCs w:val="20"/>
    </w:rPr>
  </w:style>
  <w:style w:type="paragraph" w:styleId="Revision">
    <w:name w:val="Revision"/>
    <w:hidden/>
    <w:uiPriority w:val="99"/>
    <w:semiHidden/>
    <w:rsid w:val="00817977"/>
    <w:pPr>
      <w:spacing w:after="0" w:line="240" w:lineRule="auto"/>
    </w:pPr>
  </w:style>
  <w:style w:type="paragraph" w:styleId="Bibliography">
    <w:name w:val="Bibliography"/>
    <w:basedOn w:val="Normal"/>
    <w:next w:val="Normal"/>
    <w:uiPriority w:val="37"/>
    <w:unhideWhenUsed/>
    <w:rsid w:val="0067088C"/>
    <w:pPr>
      <w:tabs>
        <w:tab w:val="left" w:pos="380"/>
      </w:tabs>
      <w:spacing w:after="240" w:line="240" w:lineRule="auto"/>
      <w:ind w:left="384" w:hanging="384"/>
    </w:pPr>
  </w:style>
  <w:style w:type="character" w:styleId="Hyperlink">
    <w:name w:val="Hyperlink"/>
    <w:basedOn w:val="DefaultParagraphFont"/>
    <w:uiPriority w:val="99"/>
    <w:unhideWhenUsed/>
    <w:rsid w:val="0028025D"/>
    <w:rPr>
      <w:color w:val="0000FF"/>
      <w:u w:val="single"/>
    </w:rPr>
  </w:style>
  <w:style w:type="character" w:styleId="UnresolvedMention">
    <w:name w:val="Unresolved Mention"/>
    <w:basedOn w:val="DefaultParagraphFont"/>
    <w:uiPriority w:val="99"/>
    <w:semiHidden/>
    <w:unhideWhenUsed/>
    <w:rsid w:val="00D86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CC54A-3DB8-2E45-B1CA-B12240A38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16330</Words>
  <Characters>109581</Characters>
  <Application>Microsoft Office Word</Application>
  <DocSecurity>0</DocSecurity>
  <Lines>3778</Lines>
  <Paragraphs>2623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Ahra</dc:creator>
  <cp:keywords/>
  <dc:description/>
  <cp:lastModifiedBy>Sundermann, Alexandra C</cp:lastModifiedBy>
  <cp:revision>5</cp:revision>
  <cp:lastPrinted>2025-09-23T16:16:00Z</cp:lastPrinted>
  <dcterms:created xsi:type="dcterms:W3CDTF">2026-01-19T22:44:00Z</dcterms:created>
  <dcterms:modified xsi:type="dcterms:W3CDTF">2026-01-21T23:00:00Z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2025-10-02T20:25:34Z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e125fb27-eee8-40f4-872d-bf17a28b3b57</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y fmtid="{D5CDD505-2E9C-101B-9397-08002B2CF9AE}" pid="10" name="ZOTERO_PREF_1">
    <vt:lpwstr>&lt;data data-version="3" zotero-version="7.0.30"&gt;&lt;session id="ncVdSAn6"/&gt;&lt;style id="http://www.zotero.org/styles/american-medical-association" hasBibliography="1" bibliographyStyleHasBeenSet="1"/&gt;&lt;prefs&gt;&lt;pref name="fieldType" value="Field"/&gt;&lt;/prefs&gt;&lt;/data&gt;</vt:lpwstr>
  </property>
  <property fmtid="{D5CDD505-2E9C-101B-9397-08002B2CF9AE}" pid="11" name="ZOTERO_PREF_2">
    <vt:lpwstr/>
  </property>
</Properties>
</file>