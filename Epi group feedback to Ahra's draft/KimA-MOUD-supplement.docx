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64D8" w14:textId="5D5739A7" w:rsidR="00870D23" w:rsidRPr="006A0087" w:rsidRDefault="00352667" w:rsidP="00352667">
      <w:pPr>
        <w:rPr>
          <w:b/>
          <w:bCs/>
          <w:color w:val="000000" w:themeColor="text1"/>
        </w:rPr>
      </w:pPr>
      <w:commentRangeStart w:id="0"/>
      <w:commentRangeStart w:id="1"/>
      <w:r w:rsidRPr="006A0087">
        <w:rPr>
          <w:b/>
          <w:bCs/>
          <w:color w:val="000000" w:themeColor="text1"/>
        </w:rPr>
        <w:t>Supplemental Content</w:t>
      </w:r>
      <w:commentRangeEnd w:id="1"/>
      <w:r w:rsidR="00957F67" w:rsidRPr="006A0087">
        <w:rPr>
          <w:rStyle w:val="CommentReference"/>
          <w:b/>
          <w:bCs/>
          <w:color w:val="000000" w:themeColor="text1"/>
          <w:sz w:val="24"/>
          <w:szCs w:val="24"/>
        </w:rPr>
        <w:commentReference w:id="1"/>
      </w:r>
      <w:commentRangeEnd w:id="0"/>
      <w:r w:rsidR="00A519D1" w:rsidRPr="006A0087">
        <w:rPr>
          <w:rStyle w:val="CommentReference"/>
          <w:b/>
          <w:bCs/>
          <w:color w:val="000000" w:themeColor="text1"/>
          <w:sz w:val="24"/>
          <w:szCs w:val="24"/>
        </w:rPr>
        <w:commentReference w:id="0"/>
      </w:r>
    </w:p>
    <w:p w14:paraId="038F70AC" w14:textId="78B31833" w:rsidR="00352667" w:rsidRPr="006A0087" w:rsidRDefault="00352667" w:rsidP="00352667">
      <w:pPr>
        <w:rPr>
          <w:color w:val="000000" w:themeColor="text1"/>
        </w:rPr>
      </w:pPr>
      <w:r w:rsidRPr="006A0087">
        <w:rPr>
          <w:color w:val="000000" w:themeColor="text1"/>
        </w:rPr>
        <w:t>eTable 1. List</w:t>
      </w:r>
      <w:r w:rsidR="00CD52E3" w:rsidRPr="006A0087">
        <w:rPr>
          <w:color w:val="000000" w:themeColor="text1"/>
        </w:rPr>
        <w:t xml:space="preserve"> of NDC Codes </w:t>
      </w:r>
      <w:r w:rsidR="00026380" w:rsidRPr="006A0087">
        <w:rPr>
          <w:color w:val="000000" w:themeColor="text1"/>
        </w:rPr>
        <w:t>used to identify buprenorphine or naltrexone</w:t>
      </w:r>
    </w:p>
    <w:p w14:paraId="44CF6710" w14:textId="71739E55" w:rsidR="00CD52E3" w:rsidRPr="006A0087" w:rsidRDefault="00CD52E3" w:rsidP="00352667">
      <w:pPr>
        <w:rPr>
          <w:color w:val="000000" w:themeColor="text1"/>
        </w:rPr>
      </w:pPr>
      <w:r w:rsidRPr="006A0087">
        <w:rPr>
          <w:color w:val="000000" w:themeColor="text1"/>
        </w:rPr>
        <w:t xml:space="preserve">eTable 2. List of ICD-9 and ICD-10 codes used to identify </w:t>
      </w:r>
      <w:r w:rsidR="00CB07E2" w:rsidRPr="006A0087">
        <w:rPr>
          <w:color w:val="000000" w:themeColor="text1"/>
        </w:rPr>
        <w:t>outcomes</w:t>
      </w:r>
    </w:p>
    <w:p w14:paraId="30EEB985" w14:textId="070FF2DA" w:rsidR="00454768" w:rsidRDefault="00454768" w:rsidP="00352667">
      <w:pPr>
        <w:rPr>
          <w:color w:val="000000" w:themeColor="text1"/>
        </w:rPr>
      </w:pPr>
      <w:r w:rsidRPr="006A0087">
        <w:rPr>
          <w:color w:val="000000" w:themeColor="text1"/>
        </w:rPr>
        <w:t xml:space="preserve">eFigure 1. </w:t>
      </w:r>
      <w:r w:rsidR="0004125D" w:rsidRPr="006A0087">
        <w:rPr>
          <w:color w:val="000000" w:themeColor="text1"/>
        </w:rPr>
        <w:t>Graphical example to calculate total days’ supply of MOUD</w:t>
      </w:r>
    </w:p>
    <w:p w14:paraId="7276D6FC" w14:textId="036AE7D2" w:rsidR="00CD52E3" w:rsidRDefault="00CD52E3" w:rsidP="00352667">
      <w:pPr>
        <w:rPr>
          <w:color w:val="000000" w:themeColor="text1"/>
        </w:rPr>
      </w:pPr>
      <w:r w:rsidRPr="006A0087">
        <w:rPr>
          <w:color w:val="000000" w:themeColor="text1"/>
        </w:rPr>
        <w:t xml:space="preserve">eTable </w:t>
      </w:r>
      <w:r w:rsidR="00454768" w:rsidRPr="006A0087">
        <w:rPr>
          <w:color w:val="000000" w:themeColor="text1"/>
        </w:rPr>
        <w:t>3</w:t>
      </w:r>
      <w:r w:rsidRPr="006A0087">
        <w:rPr>
          <w:color w:val="000000" w:themeColor="text1"/>
        </w:rPr>
        <w:t>. List of ICD-9 and ICD-10 codes used to identify covariates</w:t>
      </w:r>
    </w:p>
    <w:p w14:paraId="34B5EAEE" w14:textId="46160D3D" w:rsidR="0004125D" w:rsidRPr="006A0087" w:rsidRDefault="0004125D" w:rsidP="0004125D">
      <w:pPr>
        <w:rPr>
          <w:color w:val="000000" w:themeColor="text1"/>
        </w:rPr>
      </w:pPr>
      <w:r w:rsidRPr="006A0087">
        <w:rPr>
          <w:color w:val="000000" w:themeColor="text1"/>
        </w:rPr>
        <w:t>e</w:t>
      </w:r>
      <w:r>
        <w:rPr>
          <w:color w:val="000000" w:themeColor="text1"/>
        </w:rPr>
        <w:t>Figure 2</w:t>
      </w:r>
      <w:r w:rsidRPr="006A0087">
        <w:rPr>
          <w:color w:val="000000" w:themeColor="text1"/>
        </w:rPr>
        <w:t>. Plot of predicted probability of outcome by total days’ supply</w:t>
      </w:r>
    </w:p>
    <w:p w14:paraId="558A4640" w14:textId="522B102B" w:rsidR="0004125D" w:rsidRDefault="0004125D" w:rsidP="00352667">
      <w:pPr>
        <w:rPr>
          <w:color w:val="000000" w:themeColor="text1"/>
        </w:rPr>
      </w:pPr>
      <w:r w:rsidRPr="006A0087">
        <w:rPr>
          <w:color w:val="000000" w:themeColor="text1"/>
        </w:rPr>
        <w:t>e</w:t>
      </w:r>
      <w:r>
        <w:rPr>
          <w:color w:val="000000" w:themeColor="text1"/>
        </w:rPr>
        <w:t>Figure 3</w:t>
      </w:r>
      <w:r w:rsidRPr="006A0087">
        <w:rPr>
          <w:color w:val="000000" w:themeColor="text1"/>
        </w:rPr>
        <w:t>. Plot of predicted probability of outcome by year of delivery</w:t>
      </w:r>
    </w:p>
    <w:p w14:paraId="3AAE7CDA" w14:textId="1BB8DE21" w:rsidR="000512AB" w:rsidRDefault="000512AB" w:rsidP="00352667">
      <w:pPr>
        <w:rPr>
          <w:color w:val="000000" w:themeColor="text1"/>
        </w:rPr>
      </w:pPr>
      <w:r>
        <w:rPr>
          <w:color w:val="000000" w:themeColor="text1"/>
        </w:rPr>
        <w:t>eTable 4. Results of sensitivity analysis excluding naltrexone</w:t>
      </w:r>
    </w:p>
    <w:p w14:paraId="6ABDE36F" w14:textId="041A3B7D" w:rsidR="00391CB4" w:rsidRPr="006A0087" w:rsidRDefault="00391CB4" w:rsidP="00352667">
      <w:pPr>
        <w:rPr>
          <w:color w:val="000000" w:themeColor="text1"/>
        </w:rPr>
      </w:pPr>
      <w:r>
        <w:rPr>
          <w:color w:val="000000" w:themeColor="text1"/>
        </w:rPr>
        <w:t>eTable 5. Descriptive characteristics of study cohort limiting deliveries through 2018</w:t>
      </w:r>
    </w:p>
    <w:p w14:paraId="3FDA4684" w14:textId="3A1DEA42" w:rsidR="00CD52E3" w:rsidRPr="006A0087" w:rsidRDefault="00CD52E3" w:rsidP="00352667">
      <w:pPr>
        <w:rPr>
          <w:color w:val="000000" w:themeColor="text1"/>
        </w:rPr>
      </w:pPr>
      <w:r w:rsidRPr="006A0087">
        <w:rPr>
          <w:color w:val="000000" w:themeColor="text1"/>
        </w:rPr>
        <w:t xml:space="preserve">eTable </w:t>
      </w:r>
      <w:r w:rsidR="00391CB4">
        <w:rPr>
          <w:color w:val="000000" w:themeColor="text1"/>
        </w:rPr>
        <w:t>6</w:t>
      </w:r>
      <w:r w:rsidRPr="006A0087">
        <w:rPr>
          <w:color w:val="000000" w:themeColor="text1"/>
        </w:rPr>
        <w:t>. Results of sensitivity analysis limiting deliveries through 2018</w:t>
      </w:r>
    </w:p>
    <w:p w14:paraId="350103B0" w14:textId="2108F799" w:rsidR="00CD52E3" w:rsidRPr="006A0087" w:rsidRDefault="00CD52E3" w:rsidP="00352667">
      <w:pPr>
        <w:rPr>
          <w:color w:val="000000" w:themeColor="text1"/>
        </w:rPr>
      </w:pPr>
      <w:r w:rsidRPr="006A0087">
        <w:rPr>
          <w:color w:val="000000" w:themeColor="text1"/>
        </w:rPr>
        <w:t xml:space="preserve">eTable </w:t>
      </w:r>
      <w:r w:rsidR="00391CB4">
        <w:rPr>
          <w:color w:val="000000" w:themeColor="text1"/>
        </w:rPr>
        <w:t>7</w:t>
      </w:r>
      <w:r w:rsidRPr="006A0087">
        <w:rPr>
          <w:color w:val="000000" w:themeColor="text1"/>
        </w:rPr>
        <w:t>. Results of shift-forward sensitivity analysis</w:t>
      </w:r>
    </w:p>
    <w:p w14:paraId="5DB49267" w14:textId="7F3746B1" w:rsidR="00026380" w:rsidRPr="006A0087" w:rsidRDefault="00026380" w:rsidP="00352667">
      <w:pPr>
        <w:rPr>
          <w:color w:val="000000" w:themeColor="text1"/>
        </w:rPr>
      </w:pPr>
      <w:r w:rsidRPr="006A0087">
        <w:rPr>
          <w:color w:val="000000" w:themeColor="text1"/>
        </w:rPr>
        <w:br w:type="page"/>
      </w:r>
      <w:r w:rsidRPr="006A0087">
        <w:rPr>
          <w:color w:val="000000" w:themeColor="text1"/>
        </w:rPr>
        <w:lastRenderedPageBreak/>
        <w:t xml:space="preserve">eTable 1. List of </w:t>
      </w:r>
      <w:r w:rsidR="0004125D">
        <w:rPr>
          <w:color w:val="000000" w:themeColor="text1"/>
        </w:rPr>
        <w:t>names</w:t>
      </w:r>
      <w:r w:rsidRPr="006A0087">
        <w:rPr>
          <w:color w:val="000000" w:themeColor="text1"/>
        </w:rPr>
        <w:t xml:space="preserve"> used to identify buprenorphine or naltrexone</w:t>
      </w:r>
      <w:r w:rsidR="00A75EE3">
        <w:rPr>
          <w:color w:val="000000" w:themeColor="text1"/>
        </w:rPr>
        <w:t xml:space="preserve"> for opioid use disorder</w:t>
      </w:r>
    </w:p>
    <w:tbl>
      <w:tblPr>
        <w:tblW w:w="5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4"/>
        <w:gridCol w:w="3111"/>
      </w:tblGrid>
      <w:tr w:rsidR="007D6BBF" w:rsidRPr="0004125D" w14:paraId="4723F9A5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71984312" w14:textId="365F6E65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Product name</w:t>
            </w:r>
          </w:p>
        </w:tc>
        <w:tc>
          <w:tcPr>
            <w:tcW w:w="3111" w:type="dxa"/>
            <w:noWrap/>
            <w:vAlign w:val="bottom"/>
            <w:hideMark/>
          </w:tcPr>
          <w:p w14:paraId="7951F61B" w14:textId="5F50561D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Generic name</w:t>
            </w:r>
          </w:p>
        </w:tc>
      </w:tr>
      <w:tr w:rsidR="007D6BBF" w:rsidRPr="0004125D" w14:paraId="7C40CD9B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4A2D10F3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bunavail</w:t>
            </w:r>
          </w:p>
        </w:tc>
        <w:tc>
          <w:tcPr>
            <w:tcW w:w="3111" w:type="dxa"/>
            <w:noWrap/>
            <w:vAlign w:val="bottom"/>
            <w:hideMark/>
          </w:tcPr>
          <w:p w14:paraId="3DF0043B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Buprenorphine/Naloxone</w:t>
            </w:r>
          </w:p>
        </w:tc>
      </w:tr>
      <w:tr w:rsidR="007D6BBF" w:rsidRPr="0004125D" w14:paraId="37043E6E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5D1CA533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buprenex</w:t>
            </w:r>
          </w:p>
        </w:tc>
        <w:tc>
          <w:tcPr>
            <w:tcW w:w="3111" w:type="dxa"/>
            <w:noWrap/>
            <w:vAlign w:val="bottom"/>
            <w:hideMark/>
          </w:tcPr>
          <w:p w14:paraId="2EFA72F7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 Hydrochloride</w:t>
            </w:r>
          </w:p>
        </w:tc>
      </w:tr>
      <w:tr w:rsidR="007D6BBF" w:rsidRPr="0004125D" w14:paraId="147E4FD8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38DBE22B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</w:t>
            </w:r>
          </w:p>
        </w:tc>
        <w:tc>
          <w:tcPr>
            <w:tcW w:w="3111" w:type="dxa"/>
            <w:noWrap/>
            <w:vAlign w:val="bottom"/>
            <w:hideMark/>
          </w:tcPr>
          <w:p w14:paraId="66806E26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</w:t>
            </w:r>
          </w:p>
        </w:tc>
      </w:tr>
      <w:tr w:rsidR="007D6BBF" w:rsidRPr="0004125D" w14:paraId="0481E2B1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4CC9BE6D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</w:t>
            </w:r>
          </w:p>
        </w:tc>
        <w:tc>
          <w:tcPr>
            <w:tcW w:w="3111" w:type="dxa"/>
            <w:noWrap/>
            <w:vAlign w:val="bottom"/>
            <w:hideMark/>
          </w:tcPr>
          <w:p w14:paraId="729B34D6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 Hydrochloride</w:t>
            </w:r>
          </w:p>
        </w:tc>
      </w:tr>
      <w:tr w:rsidR="007D6BBF" w:rsidRPr="0004125D" w14:paraId="22F03EF3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05E2452B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 hydrochloride</w:t>
            </w:r>
          </w:p>
        </w:tc>
        <w:tc>
          <w:tcPr>
            <w:tcW w:w="3111" w:type="dxa"/>
            <w:noWrap/>
            <w:vAlign w:val="bottom"/>
            <w:hideMark/>
          </w:tcPr>
          <w:p w14:paraId="5484442F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 Hydrochloride</w:t>
            </w:r>
          </w:p>
        </w:tc>
      </w:tr>
      <w:tr w:rsidR="007D6BBF" w:rsidRPr="0004125D" w14:paraId="46370DED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75ABB848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buprenorphine-naloxone</w:t>
            </w:r>
          </w:p>
        </w:tc>
        <w:tc>
          <w:tcPr>
            <w:tcW w:w="3111" w:type="dxa"/>
            <w:noWrap/>
            <w:vAlign w:val="bottom"/>
            <w:hideMark/>
          </w:tcPr>
          <w:p w14:paraId="57C99159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Buprenorphine/Naloxone</w:t>
            </w:r>
          </w:p>
        </w:tc>
      </w:tr>
      <w:tr w:rsidR="007D6BBF" w:rsidRPr="0004125D" w14:paraId="18D4402C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491E295E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buprenorphine-naloxone avpak</w:t>
            </w:r>
          </w:p>
        </w:tc>
        <w:tc>
          <w:tcPr>
            <w:tcW w:w="3111" w:type="dxa"/>
            <w:noWrap/>
            <w:vAlign w:val="bottom"/>
            <w:hideMark/>
          </w:tcPr>
          <w:p w14:paraId="2525E70C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Buprenorphine/Naloxone</w:t>
            </w:r>
          </w:p>
        </w:tc>
      </w:tr>
      <w:tr w:rsidR="007D6BBF" w:rsidRPr="0004125D" w14:paraId="2B8C4A2E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21AE8D69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</w:t>
            </w:r>
          </w:p>
        </w:tc>
        <w:tc>
          <w:tcPr>
            <w:tcW w:w="3111" w:type="dxa"/>
            <w:noWrap/>
            <w:vAlign w:val="bottom"/>
            <w:hideMark/>
          </w:tcPr>
          <w:p w14:paraId="4073BC2D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</w:t>
            </w:r>
          </w:p>
        </w:tc>
      </w:tr>
      <w:tr w:rsidR="007D6BBF" w:rsidRPr="0004125D" w14:paraId="3AE29816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400683A1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</w:t>
            </w:r>
          </w:p>
        </w:tc>
        <w:tc>
          <w:tcPr>
            <w:tcW w:w="3111" w:type="dxa"/>
            <w:noWrap/>
            <w:vAlign w:val="bottom"/>
            <w:hideMark/>
          </w:tcPr>
          <w:p w14:paraId="54F484D0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 Hydrochloride</w:t>
            </w:r>
          </w:p>
        </w:tc>
      </w:tr>
      <w:tr w:rsidR="007D6BBF" w:rsidRPr="0004125D" w14:paraId="53E41FA7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21F16062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</w:t>
            </w:r>
          </w:p>
        </w:tc>
        <w:tc>
          <w:tcPr>
            <w:tcW w:w="3111" w:type="dxa"/>
            <w:noWrap/>
            <w:vAlign w:val="bottom"/>
            <w:hideMark/>
          </w:tcPr>
          <w:p w14:paraId="440B41A7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Naltrexone/Triamcinolone</w:t>
            </w:r>
          </w:p>
        </w:tc>
      </w:tr>
      <w:tr w:rsidR="007D6BBF" w:rsidRPr="0004125D" w14:paraId="1E469244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719F3723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 hcl</w:t>
            </w:r>
          </w:p>
        </w:tc>
        <w:tc>
          <w:tcPr>
            <w:tcW w:w="3111" w:type="dxa"/>
            <w:noWrap/>
            <w:vAlign w:val="bottom"/>
            <w:hideMark/>
          </w:tcPr>
          <w:p w14:paraId="04132205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</w:t>
            </w:r>
          </w:p>
        </w:tc>
      </w:tr>
      <w:tr w:rsidR="007D6BBF" w:rsidRPr="0004125D" w14:paraId="2CFE2EED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14660483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 hcl</w:t>
            </w:r>
          </w:p>
        </w:tc>
        <w:tc>
          <w:tcPr>
            <w:tcW w:w="3111" w:type="dxa"/>
            <w:noWrap/>
            <w:vAlign w:val="bottom"/>
            <w:hideMark/>
          </w:tcPr>
          <w:p w14:paraId="28C7C5D8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 Hydrochloride</w:t>
            </w:r>
          </w:p>
        </w:tc>
      </w:tr>
      <w:tr w:rsidR="007D6BBF" w:rsidRPr="0004125D" w14:paraId="500C3457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2E5AF837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probuphine</w:t>
            </w:r>
          </w:p>
        </w:tc>
        <w:tc>
          <w:tcPr>
            <w:tcW w:w="3111" w:type="dxa"/>
            <w:noWrap/>
            <w:vAlign w:val="bottom"/>
            <w:hideMark/>
          </w:tcPr>
          <w:p w14:paraId="72F11FB5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</w:t>
            </w:r>
          </w:p>
        </w:tc>
      </w:tr>
      <w:tr w:rsidR="007D6BBF" w:rsidRPr="0004125D" w14:paraId="348BA9DC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7F40BEF9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revia</w:t>
            </w:r>
          </w:p>
        </w:tc>
        <w:tc>
          <w:tcPr>
            <w:tcW w:w="3111" w:type="dxa"/>
            <w:noWrap/>
            <w:vAlign w:val="bottom"/>
            <w:hideMark/>
          </w:tcPr>
          <w:p w14:paraId="71EB60B2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 Hydrochloride</w:t>
            </w:r>
          </w:p>
        </w:tc>
      </w:tr>
      <w:tr w:rsidR="007D6BBF" w:rsidRPr="0004125D" w14:paraId="7334CDEC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6D0039E8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sublocade 100mg</w:t>
            </w:r>
          </w:p>
        </w:tc>
        <w:tc>
          <w:tcPr>
            <w:tcW w:w="3111" w:type="dxa"/>
            <w:noWrap/>
            <w:vAlign w:val="bottom"/>
            <w:hideMark/>
          </w:tcPr>
          <w:p w14:paraId="3CBA6315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</w:t>
            </w:r>
          </w:p>
        </w:tc>
      </w:tr>
      <w:tr w:rsidR="007D6BBF" w:rsidRPr="0004125D" w14:paraId="3733A110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4BCCCE65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sublocade 300mg</w:t>
            </w:r>
          </w:p>
        </w:tc>
        <w:tc>
          <w:tcPr>
            <w:tcW w:w="3111" w:type="dxa"/>
            <w:noWrap/>
            <w:vAlign w:val="bottom"/>
            <w:hideMark/>
          </w:tcPr>
          <w:p w14:paraId="0B16D5AE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</w:t>
            </w:r>
          </w:p>
        </w:tc>
      </w:tr>
      <w:tr w:rsidR="007D6BBF" w:rsidRPr="0004125D" w14:paraId="3E2B9E04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52B6C0C6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suboxone</w:t>
            </w:r>
          </w:p>
        </w:tc>
        <w:tc>
          <w:tcPr>
            <w:tcW w:w="3111" w:type="dxa"/>
            <w:noWrap/>
            <w:vAlign w:val="bottom"/>
            <w:hideMark/>
          </w:tcPr>
          <w:p w14:paraId="480E3D3A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Buprenorphine/Naloxone</w:t>
            </w:r>
          </w:p>
        </w:tc>
      </w:tr>
      <w:tr w:rsidR="007D6BBF" w:rsidRPr="0004125D" w14:paraId="3A0356E0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2A59C956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subutex</w:t>
            </w:r>
          </w:p>
        </w:tc>
        <w:tc>
          <w:tcPr>
            <w:tcW w:w="3111" w:type="dxa"/>
            <w:noWrap/>
            <w:vAlign w:val="bottom"/>
            <w:hideMark/>
          </w:tcPr>
          <w:p w14:paraId="518D9F77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 Hydrochloride</w:t>
            </w:r>
          </w:p>
        </w:tc>
      </w:tr>
      <w:tr w:rsidR="007D6BBF" w:rsidRPr="0004125D" w14:paraId="41D244F0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2D28B055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vivitrol</w:t>
            </w:r>
          </w:p>
        </w:tc>
        <w:tc>
          <w:tcPr>
            <w:tcW w:w="3111" w:type="dxa"/>
            <w:noWrap/>
            <w:vAlign w:val="bottom"/>
            <w:hideMark/>
          </w:tcPr>
          <w:p w14:paraId="0D01885F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Naltrexone</w:t>
            </w:r>
          </w:p>
        </w:tc>
      </w:tr>
      <w:tr w:rsidR="007D6BBF" w:rsidRPr="0004125D" w14:paraId="5FCF339C" w14:textId="77777777" w:rsidTr="0004125D">
        <w:trPr>
          <w:trHeight w:val="253"/>
        </w:trPr>
        <w:tc>
          <w:tcPr>
            <w:tcW w:w="2824" w:type="dxa"/>
            <w:noWrap/>
            <w:vAlign w:val="bottom"/>
            <w:hideMark/>
          </w:tcPr>
          <w:p w14:paraId="3AAB81A8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zubsolv</w:t>
            </w:r>
          </w:p>
        </w:tc>
        <w:tc>
          <w:tcPr>
            <w:tcW w:w="3111" w:type="dxa"/>
            <w:noWrap/>
            <w:vAlign w:val="bottom"/>
            <w:hideMark/>
          </w:tcPr>
          <w:p w14:paraId="6099D508" w14:textId="77777777" w:rsidR="007D6BBF" w:rsidRPr="0004125D" w:rsidRDefault="007D6BBF" w:rsidP="000E4458">
            <w:pPr>
              <w:rPr>
                <w:color w:val="000000" w:themeColor="text1"/>
                <w:sz w:val="20"/>
                <w:szCs w:val="20"/>
              </w:rPr>
            </w:pPr>
            <w:r w:rsidRPr="0004125D">
              <w:rPr>
                <w:color w:val="000000" w:themeColor="text1"/>
                <w:sz w:val="20"/>
                <w:szCs w:val="20"/>
              </w:rPr>
              <w:t>Buprenorphine/Naloxone</w:t>
            </w:r>
          </w:p>
        </w:tc>
      </w:tr>
    </w:tbl>
    <w:p w14:paraId="47EF4B0F" w14:textId="77777777" w:rsidR="00026380" w:rsidRPr="00752795" w:rsidRDefault="00026380" w:rsidP="00026380">
      <w:pPr>
        <w:rPr>
          <w:color w:val="000000" w:themeColor="text1"/>
          <w:sz w:val="10"/>
          <w:szCs w:val="10"/>
        </w:rPr>
      </w:pPr>
    </w:p>
    <w:p w14:paraId="3F97F906" w14:textId="22B49B8E" w:rsidR="002D08BE" w:rsidRPr="006D297C" w:rsidRDefault="00502311" w:rsidP="00026380">
      <w:pPr>
        <w:rPr>
          <w:color w:val="000000" w:themeColor="text1"/>
          <w:sz w:val="20"/>
          <w:szCs w:val="20"/>
        </w:rPr>
      </w:pPr>
      <w:r w:rsidRPr="006D297C">
        <w:rPr>
          <w:color w:val="000000" w:themeColor="text1"/>
          <w:sz w:val="20"/>
          <w:szCs w:val="20"/>
        </w:rPr>
        <w:t xml:space="preserve">- </w:t>
      </w:r>
      <w:r w:rsidR="007D6BBF" w:rsidRPr="006D297C">
        <w:rPr>
          <w:color w:val="000000" w:themeColor="text1"/>
          <w:sz w:val="20"/>
          <w:szCs w:val="20"/>
        </w:rPr>
        <w:t>NDC codes updated through 2020 and available upon request</w:t>
      </w:r>
    </w:p>
    <w:p w14:paraId="6B2EE1D1" w14:textId="490AB0B6" w:rsidR="00502311" w:rsidRPr="006D297C" w:rsidRDefault="002D08BE" w:rsidP="00026380">
      <w:pPr>
        <w:rPr>
          <w:color w:val="000000" w:themeColor="text1"/>
          <w:sz w:val="20"/>
          <w:szCs w:val="20"/>
        </w:rPr>
      </w:pPr>
      <w:r w:rsidRPr="006D297C">
        <w:rPr>
          <w:color w:val="000000" w:themeColor="text1"/>
          <w:sz w:val="20"/>
          <w:szCs w:val="20"/>
        </w:rPr>
        <w:t xml:space="preserve">- </w:t>
      </w:r>
      <w:r w:rsidR="006D297C" w:rsidRPr="006D297C">
        <w:rPr>
          <w:color w:val="000000" w:themeColor="text1"/>
          <w:sz w:val="20"/>
          <w:szCs w:val="20"/>
        </w:rPr>
        <w:t xml:space="preserve">We also included the following outpatient service prescriptions for buprenorphine and naltrexone: Buprenorphine: </w:t>
      </w:r>
      <w:r w:rsidR="006D297C" w:rsidRPr="00752795">
        <w:rPr>
          <w:sz w:val="20"/>
          <w:szCs w:val="20"/>
        </w:rPr>
        <w:t xml:space="preserve">Q9991, Q9992, J0570, J0571, J0572, J0573, J0574, J0575, G2068, G2069, G2070, G2072, and G2079; Naltrexone: J2315 and G2073. Although excluded from our cohort, we identified methadone via the following codes for 2020: H0020, G2067, and G2078. </w:t>
      </w:r>
    </w:p>
    <w:p w14:paraId="68DEAEDC" w14:textId="05C04BDD" w:rsidR="00502311" w:rsidRPr="00D7538B" w:rsidRDefault="00502311" w:rsidP="00502311">
      <w:pPr>
        <w:rPr>
          <w:color w:val="000000" w:themeColor="text1"/>
          <w:sz w:val="20"/>
          <w:szCs w:val="20"/>
        </w:rPr>
      </w:pPr>
      <w:r w:rsidRPr="006D297C">
        <w:rPr>
          <w:color w:val="000000" w:themeColor="text1"/>
          <w:sz w:val="20"/>
          <w:szCs w:val="20"/>
        </w:rPr>
        <w:t xml:space="preserve">- In our </w:t>
      </w:r>
      <w:r w:rsidRPr="00D7538B">
        <w:rPr>
          <w:color w:val="000000" w:themeColor="text1"/>
          <w:sz w:val="20"/>
          <w:szCs w:val="20"/>
        </w:rPr>
        <w:t xml:space="preserve">cohort, Naltrexone </w:t>
      </w:r>
      <w:r w:rsidR="002D08BE" w:rsidRPr="00D7538B">
        <w:rPr>
          <w:color w:val="000000" w:themeColor="text1"/>
          <w:sz w:val="20"/>
          <w:szCs w:val="20"/>
        </w:rPr>
        <w:t>exposure required pairing with</w:t>
      </w:r>
      <w:r w:rsidRPr="00D7538B">
        <w:rPr>
          <w:color w:val="000000" w:themeColor="text1"/>
          <w:sz w:val="20"/>
          <w:szCs w:val="20"/>
        </w:rPr>
        <w:t xml:space="preserve"> either (1) a corresponding OUD DX code (CDC Chronic Conditions Data Warehouse: https://www2.ccwdata.org/web/guest/condition-categories-other); or (2) with at least one other prescription for OUD (buprenorphine or methadone) </w:t>
      </w:r>
    </w:p>
    <w:p w14:paraId="7A771C93" w14:textId="5AFE808C" w:rsidR="00C60778" w:rsidRPr="00752795" w:rsidRDefault="00C60778" w:rsidP="00C60778">
      <w:pPr>
        <w:rPr>
          <w:color w:val="000000" w:themeColor="text1"/>
          <w:sz w:val="20"/>
          <w:szCs w:val="20"/>
        </w:rPr>
        <w:sectPr w:rsidR="00C60778" w:rsidRPr="0075279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7538B">
        <w:rPr>
          <w:color w:val="000000" w:themeColor="text1"/>
          <w:sz w:val="20"/>
          <w:szCs w:val="20"/>
        </w:rPr>
        <w:t xml:space="preserve">- </w:t>
      </w:r>
      <w:r w:rsidR="00D7538B" w:rsidRPr="00752795">
        <w:rPr>
          <w:sz w:val="20"/>
          <w:szCs w:val="20"/>
        </w:rPr>
        <w:t>We excluded buprenorphine formulations indicated for pain, including transdermal patches, buprenorphine hydrochloride in powder or solution form, and branded products such as Buprenex, Belbuca, and Butrans.</w:t>
      </w:r>
    </w:p>
    <w:p w14:paraId="11C1EBDE" w14:textId="63043547" w:rsidR="00CB07E2" w:rsidRPr="006A0087" w:rsidRDefault="00026380" w:rsidP="00026380">
      <w:pPr>
        <w:rPr>
          <w:color w:val="000000" w:themeColor="text1"/>
        </w:rPr>
      </w:pPr>
      <w:r w:rsidRPr="006A0087">
        <w:rPr>
          <w:color w:val="000000" w:themeColor="text1"/>
        </w:rPr>
        <w:lastRenderedPageBreak/>
        <w:t xml:space="preserve">eTable 2. List of ICD-9 and ICD-10 codes used to identify </w:t>
      </w:r>
      <w:commentRangeStart w:id="2"/>
      <w:r w:rsidR="00CB07E2" w:rsidRPr="006A0087">
        <w:rPr>
          <w:color w:val="000000" w:themeColor="text1"/>
        </w:rPr>
        <w:t>outcomes</w:t>
      </w:r>
      <w:commentRangeEnd w:id="2"/>
      <w:r w:rsidR="001816B6" w:rsidRPr="006A0087">
        <w:rPr>
          <w:rStyle w:val="CommentReference"/>
          <w:color w:val="000000" w:themeColor="text1"/>
          <w:sz w:val="24"/>
          <w:szCs w:val="24"/>
        </w:rPr>
        <w:commentReference w:id="2"/>
      </w:r>
    </w:p>
    <w:tbl>
      <w:tblPr>
        <w:tblStyle w:val="TableGrid"/>
        <w:tblW w:w="9720" w:type="dxa"/>
        <w:tblInd w:w="85" w:type="dxa"/>
        <w:tblLook w:val="04A0" w:firstRow="1" w:lastRow="0" w:firstColumn="1" w:lastColumn="0" w:noHBand="0" w:noVBand="1"/>
      </w:tblPr>
      <w:tblGrid>
        <w:gridCol w:w="3840"/>
        <w:gridCol w:w="5880"/>
      </w:tblGrid>
      <w:tr w:rsidR="00CB07E2" w:rsidRPr="006A0087" w14:paraId="63856121" w14:textId="77777777" w:rsidTr="00CB07E2">
        <w:trPr>
          <w:trHeight w:val="368"/>
        </w:trPr>
        <w:tc>
          <w:tcPr>
            <w:tcW w:w="3840" w:type="dxa"/>
            <w:vAlign w:val="center"/>
          </w:tcPr>
          <w:p w14:paraId="7E20DD26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Outcome </w:t>
            </w:r>
          </w:p>
        </w:tc>
        <w:tc>
          <w:tcPr>
            <w:tcW w:w="5880" w:type="dxa"/>
            <w:vAlign w:val="center"/>
          </w:tcPr>
          <w:p w14:paraId="4DD0EF9E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Codes/specifications</w:t>
            </w:r>
          </w:p>
        </w:tc>
      </w:tr>
      <w:tr w:rsidR="00CB07E2" w:rsidRPr="006A0087" w14:paraId="61FB7972" w14:textId="77777777" w:rsidTr="00CB07E2">
        <w:trPr>
          <w:trHeight w:val="350"/>
        </w:trPr>
        <w:tc>
          <w:tcPr>
            <w:tcW w:w="3840" w:type="dxa"/>
            <w:vAlign w:val="center"/>
          </w:tcPr>
          <w:p w14:paraId="15BB344B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Maternal death from any cause </w:t>
            </w:r>
          </w:p>
          <w:p w14:paraId="0EEC1BF0" w14:textId="17CF476D" w:rsidR="00CB07E2" w:rsidRPr="006A0087" w:rsidRDefault="00CB07E2" w:rsidP="00CB07E2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880" w:type="dxa"/>
            <w:vAlign w:val="center"/>
          </w:tcPr>
          <w:p w14:paraId="42F7F35C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Infectious and parasitic diseases: </w:t>
            </w:r>
          </w:p>
          <w:p w14:paraId="3D3FFBCB" w14:textId="77777777" w:rsidR="00CB07E2" w:rsidRPr="006A0087" w:rsidRDefault="00CB07E2" w:rsidP="00CB07E2">
            <w:pPr>
              <w:pStyle w:val="ListParagraph"/>
              <w:numPr>
                <w:ilvl w:val="0"/>
                <w:numId w:val="1"/>
              </w:numPr>
              <w:ind w:left="254" w:hanging="25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A00-B99</w:t>
            </w:r>
          </w:p>
          <w:p w14:paraId="5AAB7FC0" w14:textId="77777777" w:rsidR="00CB07E2" w:rsidRPr="006A0087" w:rsidRDefault="00CB07E2" w:rsidP="00CB07E2">
            <w:pPr>
              <w:pStyle w:val="ListParagraph"/>
              <w:numPr>
                <w:ilvl w:val="0"/>
                <w:numId w:val="1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001-139</w:t>
            </w:r>
          </w:p>
          <w:p w14:paraId="0050BCE6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Cancer (malignant neoplasms): </w:t>
            </w:r>
          </w:p>
          <w:p w14:paraId="346B765B" w14:textId="77777777" w:rsidR="00CB07E2" w:rsidRPr="006A0087" w:rsidRDefault="00CB07E2" w:rsidP="00CB07E2">
            <w:pPr>
              <w:pStyle w:val="ListParagraph"/>
              <w:numPr>
                <w:ilvl w:val="0"/>
                <w:numId w:val="2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C00-C97</w:t>
            </w:r>
          </w:p>
          <w:p w14:paraId="19A860BF" w14:textId="77777777" w:rsidR="00CB07E2" w:rsidRPr="006A0087" w:rsidRDefault="00CB07E2" w:rsidP="00CB07E2">
            <w:pPr>
              <w:pStyle w:val="ListParagraph"/>
              <w:numPr>
                <w:ilvl w:val="0"/>
                <w:numId w:val="2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140-208</w:t>
            </w:r>
          </w:p>
          <w:p w14:paraId="6B943F86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Diabetes Mellitus </w:t>
            </w:r>
          </w:p>
          <w:p w14:paraId="3155E41A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E10-E14</w:t>
            </w:r>
          </w:p>
          <w:p w14:paraId="471C8CFE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250</w:t>
            </w:r>
          </w:p>
          <w:p w14:paraId="2D59B40E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Alzheimer’s Disease </w:t>
            </w:r>
          </w:p>
          <w:p w14:paraId="655D575F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G30</w:t>
            </w:r>
          </w:p>
          <w:p w14:paraId="48EDD2FE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331.0</w:t>
            </w:r>
          </w:p>
          <w:p w14:paraId="66C4414C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Heart Disease </w:t>
            </w:r>
          </w:p>
          <w:p w14:paraId="1209F773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I00-I09, I11, I13, I20-I51, O10.1X, O10.2X, O10.3X</w:t>
            </w:r>
          </w:p>
          <w:p w14:paraId="2366AD67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390-398, 402, 404-29</w:t>
            </w:r>
          </w:p>
          <w:p w14:paraId="35170BDB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Stroke (Cerebrovascular Disease) </w:t>
            </w:r>
          </w:p>
          <w:p w14:paraId="502E9651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I60-I69</w:t>
            </w:r>
          </w:p>
          <w:p w14:paraId="26497F63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430-38</w:t>
            </w:r>
          </w:p>
          <w:p w14:paraId="6CA8CA42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Influenza and Pneumonia </w:t>
            </w:r>
          </w:p>
          <w:p w14:paraId="22644941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J10-J18</w:t>
            </w:r>
          </w:p>
          <w:p w14:paraId="7C5AFF14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480-87</w:t>
            </w:r>
          </w:p>
          <w:p w14:paraId="49F89282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Chronic lower respiratory diseases </w:t>
            </w:r>
          </w:p>
          <w:p w14:paraId="601962CF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J40-J47</w:t>
            </w:r>
          </w:p>
          <w:p w14:paraId="48F09A62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490-96</w:t>
            </w:r>
          </w:p>
          <w:p w14:paraId="515F6CC1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Chronic liver disease and cirrhosis </w:t>
            </w:r>
          </w:p>
          <w:p w14:paraId="54DC0912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K70, K73-K74</w:t>
            </w:r>
          </w:p>
          <w:p w14:paraId="1854D307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571</w:t>
            </w:r>
          </w:p>
          <w:p w14:paraId="09308512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Nephritis </w:t>
            </w:r>
          </w:p>
          <w:p w14:paraId="256DA8A1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ICD-10: N00-N07, N17-N19, N25-N27</w:t>
            </w:r>
          </w:p>
          <w:p w14:paraId="7AEAFEF4" w14:textId="77777777" w:rsidR="00CB07E2" w:rsidRPr="006A0087" w:rsidRDefault="00CB07E2" w:rsidP="00CB07E2">
            <w:pPr>
              <w:pStyle w:val="ListParagraph"/>
              <w:numPr>
                <w:ilvl w:val="0"/>
                <w:numId w:val="3"/>
              </w:numPr>
              <w:ind w:left="254" w:hanging="254"/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ICD-9: 580-589</w:t>
            </w:r>
          </w:p>
          <w:p w14:paraId="2443C802" w14:textId="77777777" w:rsidR="00CB07E2" w:rsidRPr="006A0087" w:rsidRDefault="00CB07E2" w:rsidP="00CB07E2">
            <w:pPr>
              <w:pStyle w:val="CommentText"/>
              <w:rPr>
                <w:b/>
                <w:bCs/>
                <w:color w:val="000000" w:themeColor="text1"/>
              </w:rPr>
            </w:pPr>
            <w:r w:rsidRPr="006A0087">
              <w:rPr>
                <w:b/>
                <w:bCs/>
                <w:color w:val="000000" w:themeColor="text1"/>
              </w:rPr>
              <w:t xml:space="preserve">Ill-defined conditions </w:t>
            </w:r>
          </w:p>
          <w:p w14:paraId="575CC7D2" w14:textId="77777777" w:rsidR="00CB07E2" w:rsidRPr="006A0087" w:rsidRDefault="00CB07E2" w:rsidP="00CB07E2">
            <w:pPr>
              <w:pStyle w:val="CommentText"/>
              <w:numPr>
                <w:ilvl w:val="0"/>
                <w:numId w:val="4"/>
              </w:numPr>
              <w:ind w:left="254" w:hanging="254"/>
              <w:rPr>
                <w:color w:val="000000" w:themeColor="text1"/>
              </w:rPr>
            </w:pPr>
            <w:r w:rsidRPr="006A0087">
              <w:rPr>
                <w:color w:val="000000" w:themeColor="text1"/>
              </w:rPr>
              <w:t>ICD-10: R00-R99</w:t>
            </w:r>
          </w:p>
          <w:p w14:paraId="1D6AADFD" w14:textId="77777777" w:rsidR="00CB07E2" w:rsidRPr="006A0087" w:rsidRDefault="00CB07E2" w:rsidP="00CB07E2">
            <w:pPr>
              <w:pStyle w:val="CommentText"/>
              <w:numPr>
                <w:ilvl w:val="0"/>
                <w:numId w:val="4"/>
              </w:numPr>
              <w:ind w:left="254" w:hanging="254"/>
              <w:rPr>
                <w:color w:val="000000" w:themeColor="text1"/>
              </w:rPr>
            </w:pPr>
            <w:r w:rsidRPr="006A0087">
              <w:rPr>
                <w:color w:val="000000" w:themeColor="text1"/>
              </w:rPr>
              <w:t>ICD-9: 780-797, 798.1-798.9, 799</w:t>
            </w:r>
          </w:p>
          <w:p w14:paraId="20A18F90" w14:textId="62785DEF" w:rsidR="00CB07E2" w:rsidRPr="006A0087" w:rsidRDefault="00CB07E2" w:rsidP="00CB07E2">
            <w:pPr>
              <w:pStyle w:val="CommentText"/>
              <w:rPr>
                <w:b/>
                <w:bCs/>
                <w:color w:val="000000" w:themeColor="text1"/>
              </w:rPr>
            </w:pPr>
            <w:r w:rsidRPr="006A0087">
              <w:rPr>
                <w:b/>
                <w:bCs/>
                <w:color w:val="000000" w:themeColor="text1"/>
              </w:rPr>
              <w:t>External causes of injuries and poisonings (intentional, unintentional, and of undetermined intent) – these include unintentional accidents, motor vehicle-related injuries, non-transport injuries, suicide, and homicide</w:t>
            </w:r>
            <w:r w:rsidR="001816B6">
              <w:rPr>
                <w:b/>
                <w:bCs/>
                <w:color w:val="000000" w:themeColor="text1"/>
              </w:rPr>
              <w:t xml:space="preserve">. </w:t>
            </w:r>
            <w:r w:rsidRPr="006A0087">
              <w:rPr>
                <w:b/>
                <w:bCs/>
                <w:color w:val="000000" w:themeColor="text1"/>
              </w:rPr>
              <w:t xml:space="preserve"> </w:t>
            </w:r>
          </w:p>
          <w:p w14:paraId="710D5A2E" w14:textId="77777777" w:rsidR="00CB07E2" w:rsidRPr="006A0087" w:rsidRDefault="00CB07E2" w:rsidP="00CB07E2">
            <w:pPr>
              <w:pStyle w:val="CommentText"/>
              <w:numPr>
                <w:ilvl w:val="0"/>
                <w:numId w:val="4"/>
              </w:numPr>
              <w:ind w:left="254" w:hanging="254"/>
              <w:rPr>
                <w:color w:val="000000" w:themeColor="text1"/>
              </w:rPr>
            </w:pPr>
            <w:r w:rsidRPr="006A0087">
              <w:rPr>
                <w:color w:val="000000" w:themeColor="text1"/>
              </w:rPr>
              <w:t>ICD-10: V01-Y89</w:t>
            </w:r>
          </w:p>
          <w:p w14:paraId="284992DE" w14:textId="77777777" w:rsidR="00CB07E2" w:rsidRPr="006A0087" w:rsidRDefault="00CB07E2" w:rsidP="00CB07E2">
            <w:pPr>
              <w:pStyle w:val="CommentText"/>
              <w:numPr>
                <w:ilvl w:val="0"/>
                <w:numId w:val="4"/>
              </w:numPr>
              <w:ind w:left="254" w:hanging="254"/>
              <w:rPr>
                <w:color w:val="000000" w:themeColor="text1"/>
              </w:rPr>
            </w:pPr>
            <w:r w:rsidRPr="006A0087">
              <w:rPr>
                <w:color w:val="000000" w:themeColor="text1"/>
              </w:rPr>
              <w:t>ICD-9: E800-E999</w:t>
            </w:r>
          </w:p>
          <w:p w14:paraId="12F87DB6" w14:textId="2B0CBA62" w:rsidR="00CB07E2" w:rsidRPr="006A0087" w:rsidRDefault="00CB07E2" w:rsidP="00CB07E2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Other medical causes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(A41.9, B49, E84.9, G93.1, G93.6, K21.9, K50.9, K55.0, K66.0, K703, K75.4, K85.0, K92.2, N18.5, N73.9, O85, O88.1, O96.0, O96.1, O90.3, O98.0, O99.5, R56.8, R99, Y34) </w:t>
            </w:r>
          </w:p>
        </w:tc>
      </w:tr>
      <w:tr w:rsidR="00CB07E2" w:rsidRPr="006A0087" w14:paraId="76507669" w14:textId="77777777" w:rsidTr="00CB07E2">
        <w:trPr>
          <w:trHeight w:val="350"/>
        </w:trPr>
        <w:tc>
          <w:tcPr>
            <w:tcW w:w="3840" w:type="dxa"/>
            <w:vAlign w:val="center"/>
          </w:tcPr>
          <w:p w14:paraId="4AC87327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Opioid-related overdose</w:t>
            </w:r>
          </w:p>
          <w:p w14:paraId="076EEB73" w14:textId="2F8BE6C8" w:rsidR="00CB07E2" w:rsidRPr="00752795" w:rsidRDefault="00F15B48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  <w:shd w:val="clear" w:color="auto" w:fill="FFFFFF"/>
              </w:rPr>
              <w:t>(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Deaths identified using linked Tennessee death certificates) </w:t>
            </w:r>
          </w:p>
        </w:tc>
        <w:tc>
          <w:tcPr>
            <w:tcW w:w="5880" w:type="dxa"/>
            <w:vAlign w:val="center"/>
          </w:tcPr>
          <w:p w14:paraId="772FE22B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Opioid-related overdose: </w:t>
            </w:r>
          </w:p>
          <w:p w14:paraId="030471AD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965.00, 965.01. 965.02, 965.09, E850.0, E850.1, E850.2</w:t>
            </w:r>
          </w:p>
          <w:p w14:paraId="5C89BC75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2B0FC0B4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 (unintentional/undetermined):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T40.0X1A, T40.0X1D, T40.0X1S, T40.1X1A, T40.1X1D, T40.1X1S, T40.2X1A, T40.2X1D, T40.2X1S, T40.3X1A, T40.3X1D, T40.3X1S, T40.4X1A, T40.4X1D, T40.4X1S, T406X1A, T406X1D, T406X1S, T40.0X4A, T40.1X4A, T40.1X4D, T40.1X4S, T40.2X4A, T40.2X4D, T40.2X4S, T40.3X4A, T40.3X4D, T40.3X4S,  T40.4X4A, T40.4X4D, T40.4X4S, T40.601A, </w:t>
            </w:r>
            <w:r w:rsidRPr="006A0087">
              <w:rPr>
                <w:color w:val="000000" w:themeColor="text1"/>
                <w:sz w:val="20"/>
                <w:szCs w:val="20"/>
              </w:rPr>
              <w:lastRenderedPageBreak/>
              <w:t>T40.601D, T40.601S, T40.604A, T40.604D, T40.604S, T40.691A, T40.691D, T40.691S, T40.694A, T40.694D, T40.694S</w:t>
            </w:r>
          </w:p>
          <w:p w14:paraId="16608EF6" w14:textId="77777777" w:rsidR="00CB07E2" w:rsidRPr="006A0087" w:rsidRDefault="00CB07E2" w:rsidP="00CB07E2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After October 1, 2020: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T40.411A, T40.411D, T40.411S, T40.414A, T40.414D, T40.414S, T40.421A, T40.421D, T40.421S, T40.424A, T40.424D, T40.424S, T40.491A, T40.491D, T40.491S, T40.494A, T40.494D, T40.494S</w:t>
            </w:r>
          </w:p>
          <w:p w14:paraId="1159377B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 (intentional self-harm):</w:t>
            </w:r>
          </w:p>
          <w:p w14:paraId="26B2216F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 xml:space="preserve">T40.0X2A, T40.0X2D, T40.0X2S, T40.1X2A, T40.1X2D, T40.1X2S, T40.2X2A, T40.2X2D, T40.2X2S, T40.3X2A, T40.3X2D, T40.3X2S, T40.4X2A, T40.4X2D, T40.4X2S, T40.602A, T40.602D, T40.602S, T40.692A, T40.692D, T40.692S    </w:t>
            </w:r>
          </w:p>
          <w:p w14:paraId="1AB95833" w14:textId="77777777" w:rsidR="00CB07E2" w:rsidRPr="006A0087" w:rsidRDefault="00CB07E2" w:rsidP="00CB07E2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After October 1, 2020: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T40.412A, T40.412D, T40.412S, T40.422A, T40.422D, T40.422S, T40.492A, T40.492D, T40.492S</w:t>
            </w:r>
          </w:p>
          <w:p w14:paraId="53794AD5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ICD-10 (poisoning via assault): </w:t>
            </w:r>
          </w:p>
          <w:p w14:paraId="454B56DF" w14:textId="6F38B0F5" w:rsidR="00CB07E2" w:rsidRPr="006A0087" w:rsidRDefault="00CB07E2" w:rsidP="00CB07E2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 xml:space="preserve">T40.0X3A, T40.0X3D, T40.0X3S, T40.1X3A, T40.1X3D, T40.1X3S, T40.2X3A, T40.2X3D, T40.2X3S, T40.3X3A, T40.3X3D, T40.3X3S, T40.413A, T40.413D, T40.413S, T40.423A, T40.423D, T40.423S, T40.493A, T40.493D, T40.493S, T40.603A, T40.603D, T40.603S, T40.693A, T40.693D, T40.693S, T40.4X3A, T40.4X3D, T40.4X3S        </w:t>
            </w:r>
          </w:p>
        </w:tc>
      </w:tr>
      <w:tr w:rsidR="00CB07E2" w:rsidRPr="006A0087" w14:paraId="7A2C1832" w14:textId="77777777" w:rsidTr="00CB07E2">
        <w:trPr>
          <w:trHeight w:val="350"/>
        </w:trPr>
        <w:tc>
          <w:tcPr>
            <w:tcW w:w="3840" w:type="dxa"/>
            <w:vAlign w:val="center"/>
          </w:tcPr>
          <w:p w14:paraId="574DF5A1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lastRenderedPageBreak/>
              <w:t>Non-opioid-related overdose</w:t>
            </w:r>
          </w:p>
          <w:p w14:paraId="64D4FA20" w14:textId="22571932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  <w:shd w:val="clear" w:color="auto" w:fill="FFFFFF"/>
              </w:rPr>
              <w:t>(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Deaths identified using linked Tennessee death certificates) </w:t>
            </w:r>
          </w:p>
          <w:p w14:paraId="07DB8C57" w14:textId="32709E6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880" w:type="dxa"/>
            <w:vAlign w:val="center"/>
          </w:tcPr>
          <w:p w14:paraId="1426C100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969.70, 969.71, 969.72,</w:t>
            </w: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969.73, 969.79, 970.0, 970.81, 970.89, E854.2, E854.3, E855.2  </w:t>
            </w:r>
          </w:p>
          <w:p w14:paraId="2DC6D460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 (unintentional/undetermined):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3FCE3A45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 xml:space="preserve">T40.5X1A, T40.5X1D, T40.5X1S, T40.5X4A, T40.5X4D, T40.5X4S, T43.601A, T43.601D, T43.601S, T43.604A, T43.604D, T43.604S, T43.611A, T43.611D, T43.611S, T43.614A, T43.614D, T43.614S, T43.621A, T43.621D, T43.621S, T43.624A, T43.624D, T43.624S, T43.631A, T43.631D, T43.631S, T43.634A, T43.634D, T43.634S, T43.641A, T43.641D, T43.641S, T43.644A, T43.644D, T43.644S, T43.691A, T43.691D, T43.691S, T43.694A, T43.694D, T43.694S      </w:t>
            </w:r>
          </w:p>
          <w:p w14:paraId="659E4946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046DE4F7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 (intentional self-harm):</w:t>
            </w:r>
          </w:p>
          <w:p w14:paraId="06F585BE" w14:textId="77777777" w:rsidR="00CB07E2" w:rsidRPr="006A0087" w:rsidRDefault="00CB07E2" w:rsidP="00CB07E2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 xml:space="preserve">T40.5X2A, T40.5X2D, T40.5X2S, T43.602A, T43.602D, T43.602S, T43.612A, T43.612D, T43.612S, T43.622A, T43.622D, T43.622S, T43.632A, T43.632D, T43.632S, T43.642A, T43.642D, T43.642S, T43.692A, T43.692D, T43.692S       </w:t>
            </w:r>
          </w:p>
          <w:p w14:paraId="14186B5F" w14:textId="77777777" w:rsidR="00CB07E2" w:rsidRPr="006A0087" w:rsidRDefault="00CB07E2" w:rsidP="00CB07E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0CA39231" w14:textId="2579B51A" w:rsidR="00CB07E2" w:rsidRPr="006A0087" w:rsidRDefault="00CB07E2" w:rsidP="00CB07E2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Other non-opioid-related overdose codes: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T40.711A, T40.721A, T40.7X1A, T40.8X1A, T40.901A, T40.991A, E854.1, X40, X41, X42, X44, X45, X60, X62, X64, Y11, Y12, and Y14 </w:t>
            </w:r>
          </w:p>
        </w:tc>
      </w:tr>
    </w:tbl>
    <w:p w14:paraId="3FD946D7" w14:textId="77777777" w:rsidR="00CB07E2" w:rsidRPr="006A0087" w:rsidRDefault="00CB07E2" w:rsidP="00026380">
      <w:pPr>
        <w:rPr>
          <w:color w:val="000000" w:themeColor="text1"/>
        </w:rPr>
      </w:pPr>
    </w:p>
    <w:p w14:paraId="4690304F" w14:textId="75117096" w:rsidR="00CB07E2" w:rsidRPr="006A0087" w:rsidRDefault="00CB07E2" w:rsidP="00026380">
      <w:pPr>
        <w:rPr>
          <w:color w:val="000000" w:themeColor="text1"/>
        </w:rPr>
        <w:sectPr w:rsidR="00CB07E2" w:rsidRPr="006A008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E18B01" w14:textId="7B46727E" w:rsidR="00026380" w:rsidRPr="006A0087" w:rsidRDefault="00026380" w:rsidP="00026380">
      <w:pPr>
        <w:rPr>
          <w:color w:val="000000" w:themeColor="text1"/>
        </w:rPr>
      </w:pPr>
      <w:r w:rsidRPr="006A0087">
        <w:rPr>
          <w:color w:val="000000" w:themeColor="text1"/>
        </w:rPr>
        <w:lastRenderedPageBreak/>
        <w:t>e</w:t>
      </w:r>
      <w:r w:rsidR="00454768" w:rsidRPr="006A0087">
        <w:rPr>
          <w:color w:val="000000" w:themeColor="text1"/>
        </w:rPr>
        <w:t>Figure 1</w:t>
      </w:r>
      <w:r w:rsidRPr="006A0087">
        <w:rPr>
          <w:color w:val="000000" w:themeColor="text1"/>
        </w:rPr>
        <w:t xml:space="preserve">. </w:t>
      </w:r>
      <w:r w:rsidR="00454768" w:rsidRPr="006A0087">
        <w:rPr>
          <w:color w:val="000000" w:themeColor="text1"/>
        </w:rPr>
        <w:t>Graphical</w:t>
      </w:r>
      <w:r w:rsidRPr="006A0087">
        <w:rPr>
          <w:color w:val="000000" w:themeColor="text1"/>
        </w:rPr>
        <w:t xml:space="preserve"> example to calculate total days’ supply of MOUD </w:t>
      </w:r>
    </w:p>
    <w:p w14:paraId="6935B07A" w14:textId="77777777" w:rsidR="00454768" w:rsidRPr="006A0087" w:rsidRDefault="00454768" w:rsidP="00026380">
      <w:pPr>
        <w:rPr>
          <w:color w:val="000000" w:themeColor="text1"/>
        </w:rPr>
      </w:pPr>
    </w:p>
    <w:p w14:paraId="14D5DB71" w14:textId="6984EA26" w:rsidR="00CB07E2" w:rsidRPr="006A0087" w:rsidRDefault="00307BEF" w:rsidP="00026380">
      <w:pPr>
        <w:rPr>
          <w:color w:val="000000" w:themeColor="text1"/>
        </w:rPr>
      </w:pPr>
      <w:r w:rsidRPr="006A0087">
        <w:rPr>
          <w:noProof/>
          <w:color w:val="000000" w:themeColor="text1"/>
          <w14:ligatures w14:val="standardContextual"/>
        </w:rPr>
        <w:drawing>
          <wp:inline distT="0" distB="0" distL="0" distR="0" wp14:anchorId="2B17A34D" wp14:editId="5DB92B8D">
            <wp:extent cx="6704882" cy="1828800"/>
            <wp:effectExtent l="0" t="0" r="1270" b="0"/>
            <wp:docPr id="19570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6848" name="Picture 19570768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4043" cy="18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7DA0" w14:textId="77777777" w:rsidR="00307BEF" w:rsidRPr="006A0087" w:rsidRDefault="00307BEF">
      <w:pPr>
        <w:spacing w:after="160" w:line="278" w:lineRule="auto"/>
        <w:rPr>
          <w:color w:val="000000" w:themeColor="text1"/>
        </w:rPr>
      </w:pPr>
    </w:p>
    <w:p w14:paraId="27C543EA" w14:textId="1682A6BB" w:rsidR="00B077F9" w:rsidRPr="006A0087" w:rsidRDefault="00454768">
      <w:pPr>
        <w:spacing w:after="160" w:line="278" w:lineRule="auto"/>
        <w:rPr>
          <w:color w:val="000000" w:themeColor="text1"/>
        </w:rPr>
      </w:pPr>
      <w:r w:rsidRPr="006A0087">
        <w:rPr>
          <w:color w:val="000000" w:themeColor="text1"/>
        </w:rPr>
        <w:t>In this example</w:t>
      </w:r>
      <w:r w:rsidR="00E135E3">
        <w:rPr>
          <w:color w:val="000000" w:themeColor="text1"/>
        </w:rPr>
        <w:t xml:space="preserve"> shown in the left panel</w:t>
      </w:r>
      <w:r w:rsidRPr="006A0087">
        <w:rPr>
          <w:color w:val="000000" w:themeColor="text1"/>
        </w:rPr>
        <w:t xml:space="preserve">, the individual would be counted as having </w:t>
      </w:r>
      <w:r w:rsidR="00307BEF" w:rsidRPr="006A0087">
        <w:rPr>
          <w:color w:val="000000" w:themeColor="text1"/>
        </w:rPr>
        <w:t>37</w:t>
      </w:r>
      <w:r w:rsidRPr="006A0087">
        <w:rPr>
          <w:color w:val="000000" w:themeColor="text1"/>
        </w:rPr>
        <w:t xml:space="preserve"> days of total non-overlapping days</w:t>
      </w:r>
      <w:r w:rsidR="00E135E3">
        <w:rPr>
          <w:color w:val="000000" w:themeColor="text1"/>
        </w:rPr>
        <w:t xml:space="preserve"> of MOUD </w:t>
      </w:r>
      <w:r w:rsidRPr="006A0087">
        <w:rPr>
          <w:color w:val="000000" w:themeColor="text1"/>
        </w:rPr>
        <w:t xml:space="preserve">supply </w:t>
      </w:r>
      <w:r w:rsidR="00E135E3">
        <w:rPr>
          <w:color w:val="000000" w:themeColor="text1"/>
        </w:rPr>
        <w:t>during</w:t>
      </w:r>
      <w:r w:rsidR="004E0E5F" w:rsidRPr="006A0087">
        <w:rPr>
          <w:color w:val="000000" w:themeColor="text1"/>
        </w:rPr>
        <w:t xml:space="preserve"> the baseline period from T</w:t>
      </w:r>
      <w:r w:rsidR="004E0E5F" w:rsidRPr="006A0087">
        <w:rPr>
          <w:color w:val="000000" w:themeColor="text1"/>
          <w:vertAlign w:val="subscript"/>
        </w:rPr>
        <w:t>-132</w:t>
      </w:r>
      <w:r w:rsidR="004E0E5F" w:rsidRPr="006A0087">
        <w:rPr>
          <w:color w:val="000000" w:themeColor="text1"/>
        </w:rPr>
        <w:t xml:space="preserve"> to T</w:t>
      </w:r>
      <w:r w:rsidR="004E0E5F" w:rsidRPr="006A0087">
        <w:rPr>
          <w:color w:val="000000" w:themeColor="text1"/>
          <w:vertAlign w:val="subscript"/>
        </w:rPr>
        <w:t>-1</w:t>
      </w:r>
      <w:r w:rsidR="004E0E5F" w:rsidRPr="006A0087">
        <w:rPr>
          <w:color w:val="000000" w:themeColor="text1"/>
        </w:rPr>
        <w:t>. The vertical dotted line represents the end of the baseline period.</w:t>
      </w:r>
      <w:r w:rsidR="00307BEF" w:rsidRPr="006A0087">
        <w:rPr>
          <w:color w:val="000000" w:themeColor="text1"/>
        </w:rPr>
        <w:t xml:space="preserve"> Using the shift-forward approach</w:t>
      </w:r>
      <w:r w:rsidR="00E135E3">
        <w:rPr>
          <w:color w:val="000000" w:themeColor="text1"/>
        </w:rPr>
        <w:t xml:space="preserve"> shown in the right panel</w:t>
      </w:r>
      <w:r w:rsidR="00307BEF" w:rsidRPr="006A0087">
        <w:rPr>
          <w:color w:val="000000" w:themeColor="text1"/>
        </w:rPr>
        <w:t>, the same individual would be counted as having 50 days’ supply of MOUD from T</w:t>
      </w:r>
      <w:r w:rsidR="00307BEF" w:rsidRPr="006A0087">
        <w:rPr>
          <w:color w:val="000000" w:themeColor="text1"/>
          <w:vertAlign w:val="subscript"/>
        </w:rPr>
        <w:t>-132</w:t>
      </w:r>
      <w:r w:rsidR="00307BEF" w:rsidRPr="006A0087">
        <w:rPr>
          <w:color w:val="000000" w:themeColor="text1"/>
        </w:rPr>
        <w:t xml:space="preserve"> to T</w:t>
      </w:r>
      <w:r w:rsidR="00307BEF" w:rsidRPr="006A0087">
        <w:rPr>
          <w:color w:val="000000" w:themeColor="text1"/>
          <w:vertAlign w:val="subscript"/>
        </w:rPr>
        <w:t>-1</w:t>
      </w:r>
      <w:r w:rsidR="00307BEF" w:rsidRPr="006A0087">
        <w:rPr>
          <w:color w:val="000000" w:themeColor="text1"/>
        </w:rPr>
        <w:t>.</w:t>
      </w:r>
      <w:r w:rsidRPr="006A0087">
        <w:rPr>
          <w:color w:val="000000" w:themeColor="text1"/>
        </w:rPr>
        <w:fldChar w:fldCharType="begin"/>
      </w:r>
      <w:r w:rsidRPr="006A0087">
        <w:rPr>
          <w:color w:val="000000" w:themeColor="text1"/>
        </w:rPr>
        <w:instrText xml:space="preserve"> INCLUDEPICTURE "http://127.0.0.1:41543/graphics/plot_zoom_png?width=1056&amp;height=405" \* MERGEFORMATINET </w:instrText>
      </w:r>
      <w:r w:rsidRPr="006A0087">
        <w:rPr>
          <w:color w:val="000000" w:themeColor="text1"/>
        </w:rPr>
        <w:fldChar w:fldCharType="separate"/>
      </w:r>
      <w:r w:rsidRPr="006A0087">
        <w:rPr>
          <w:color w:val="000000" w:themeColor="text1"/>
        </w:rPr>
        <w:fldChar w:fldCharType="end"/>
      </w:r>
    </w:p>
    <w:p w14:paraId="01885730" w14:textId="5D6FDEDA" w:rsidR="00CB07E2" w:rsidRPr="006A0087" w:rsidRDefault="00CB07E2">
      <w:pPr>
        <w:spacing w:after="160" w:line="278" w:lineRule="auto"/>
        <w:rPr>
          <w:color w:val="000000" w:themeColor="text1"/>
        </w:rPr>
      </w:pPr>
      <w:r w:rsidRPr="006A0087">
        <w:rPr>
          <w:color w:val="000000" w:themeColor="text1"/>
        </w:rPr>
        <w:br w:type="page"/>
      </w:r>
    </w:p>
    <w:p w14:paraId="6E9E7D40" w14:textId="5420943D" w:rsidR="00026380" w:rsidRPr="006A0087" w:rsidRDefault="00026380" w:rsidP="00026380">
      <w:pPr>
        <w:rPr>
          <w:color w:val="000000" w:themeColor="text1"/>
        </w:rPr>
      </w:pPr>
      <w:r w:rsidRPr="006A0087">
        <w:rPr>
          <w:color w:val="000000" w:themeColor="text1"/>
        </w:rPr>
        <w:lastRenderedPageBreak/>
        <w:t xml:space="preserve">eTable </w:t>
      </w:r>
      <w:r w:rsidR="00454768" w:rsidRPr="006A0087">
        <w:rPr>
          <w:color w:val="000000" w:themeColor="text1"/>
        </w:rPr>
        <w:t>3</w:t>
      </w:r>
      <w:r w:rsidRPr="006A0087">
        <w:rPr>
          <w:color w:val="000000" w:themeColor="text1"/>
        </w:rPr>
        <w:t>. List of ICD-9 and ICD-10 codes used to identify covariates</w:t>
      </w:r>
    </w:p>
    <w:p w14:paraId="0EAA300D" w14:textId="77777777" w:rsidR="00CB07E2" w:rsidRPr="006A0087" w:rsidRDefault="00CB07E2" w:rsidP="00026380">
      <w:pPr>
        <w:rPr>
          <w:color w:val="000000" w:themeColor="text1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5"/>
        <w:gridCol w:w="6775"/>
      </w:tblGrid>
      <w:tr w:rsidR="00CB07E2" w:rsidRPr="006A0087" w14:paraId="4158D383" w14:textId="77777777" w:rsidTr="003D5357">
        <w:trPr>
          <w:trHeight w:val="431"/>
        </w:trPr>
        <w:tc>
          <w:tcPr>
            <w:tcW w:w="2215" w:type="dxa"/>
            <w:vAlign w:val="center"/>
          </w:tcPr>
          <w:p w14:paraId="07E9B7FB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Covariate</w:t>
            </w:r>
          </w:p>
        </w:tc>
        <w:tc>
          <w:tcPr>
            <w:tcW w:w="6775" w:type="dxa"/>
            <w:vAlign w:val="center"/>
          </w:tcPr>
          <w:p w14:paraId="2C43D540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Codes/</w:t>
            </w:r>
            <w:commentRangeStart w:id="3"/>
            <w:r w:rsidRPr="006A0087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specifications</w:t>
            </w:r>
            <w:commentRangeEnd w:id="3"/>
            <w:r w:rsidR="00380D00" w:rsidRPr="006A0087">
              <w:rPr>
                <w:rStyle w:val="CommentReference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commentReference w:id="3"/>
            </w:r>
          </w:p>
        </w:tc>
      </w:tr>
      <w:tr w:rsidR="00CB07E2" w:rsidRPr="006A0087" w14:paraId="69076A15" w14:textId="77777777" w:rsidTr="003D5357">
        <w:trPr>
          <w:trHeight w:val="2082"/>
        </w:trPr>
        <w:tc>
          <w:tcPr>
            <w:tcW w:w="2215" w:type="dxa"/>
            <w:vMerge w:val="restart"/>
            <w:vAlign w:val="center"/>
          </w:tcPr>
          <w:p w14:paraId="7D94F9CA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  <w:p w14:paraId="573FB38A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  <w:p w14:paraId="41D7AA65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  <w:p w14:paraId="09B0C8CD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Depression and anxiety disorders and other mental health disorders such as bipolar, schizophrenia and delusional disorders (includes DX codes and relevant medication prescriptions)</w:t>
            </w:r>
          </w:p>
          <w:p w14:paraId="5E14075C" w14:textId="499ED2C5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416B38AD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Depressive disorders </w:t>
            </w:r>
          </w:p>
          <w:p w14:paraId="496A2009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ICD-9: </w:t>
            </w:r>
            <w:r w:rsidRPr="006A0087">
              <w:rPr>
                <w:color w:val="000000" w:themeColor="text1"/>
                <w:sz w:val="20"/>
                <w:szCs w:val="20"/>
              </w:rPr>
              <w:t>DX 296.20, 296.21, 296.22, 296.23, 296.24, 296.25, 296.26, 296.30, 296.31, 296.32, 296.33, 296.34, 296.35, 296.36, 300.4, 311 (any DX on the claim)</w:t>
            </w:r>
          </w:p>
          <w:p w14:paraId="075BD549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ICD-10: </w:t>
            </w:r>
            <w:r w:rsidRPr="006A0087">
              <w:rPr>
                <w:color w:val="000000" w:themeColor="text1"/>
                <w:sz w:val="20"/>
                <w:szCs w:val="20"/>
              </w:rPr>
              <w:t>DX F32.0, F32.1, F32.2, F32.3, F32.4, F32.5, F32.8, F32.89, F32.9, F32.A, F33.0, F33.1, F33.2, F33.3, F33.40, F33.41, F33.42, F33.8, F33.9, F34.1 (any DX on the claim)</w:t>
            </w:r>
          </w:p>
          <w:p w14:paraId="69120717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Other depressive mood disorders </w:t>
            </w:r>
          </w:p>
          <w:p w14:paraId="73A6F8AF" w14:textId="54758014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ICD-10: 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F06.31, F06.32, F34.0, F43.21, F43.23 </w:t>
            </w:r>
          </w:p>
          <w:p w14:paraId="679F5106" w14:textId="6021A9F2" w:rsidR="00CB07E2" w:rsidRPr="006A0087" w:rsidRDefault="00CB07E2" w:rsidP="004D3515">
            <w:pPr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Depression HCPC codes: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</w:t>
            </w:r>
            <w:r w:rsidR="003D5357" w:rsidRPr="006A0087">
              <w:rPr>
                <w:color w:val="000000" w:themeColor="text1"/>
                <w:sz w:val="20"/>
                <w:szCs w:val="20"/>
              </w:rPr>
              <w:t>G8126, G8127, G8128, G8129, G8130</w:t>
            </w:r>
          </w:p>
          <w:p w14:paraId="65F45255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Antidepressant medications: </w:t>
            </w:r>
            <w:commentRangeStart w:id="4"/>
            <w:commentRangeStart w:id="5"/>
            <w:r w:rsidRPr="006A0087">
              <w:rPr>
                <w:color w:val="000000" w:themeColor="text1"/>
                <w:sz w:val="20"/>
                <w:szCs w:val="20"/>
              </w:rPr>
              <w:t xml:space="preserve">See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Box folder: Leech_P50_OUD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Drug tree + Covariate Teencare files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“Covariates_version1_07192021.xlsx”</w:t>
            </w:r>
            <w:commentRangeEnd w:id="4"/>
            <w:r w:rsidR="003D5357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4"/>
            </w:r>
            <w:commentRangeEnd w:id="5"/>
            <w:r w:rsidR="00380D00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5"/>
            </w:r>
          </w:p>
        </w:tc>
      </w:tr>
      <w:tr w:rsidR="00CB07E2" w:rsidRPr="006A0087" w14:paraId="53364AA7" w14:textId="77777777" w:rsidTr="003D5357">
        <w:trPr>
          <w:trHeight w:val="2540"/>
        </w:trPr>
        <w:tc>
          <w:tcPr>
            <w:tcW w:w="2215" w:type="dxa"/>
            <w:vMerge/>
            <w:vAlign w:val="center"/>
          </w:tcPr>
          <w:p w14:paraId="5C7D9459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58B109AD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Anxiety disorders </w:t>
            </w:r>
          </w:p>
          <w:p w14:paraId="1ACD088B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ICD-9: </w:t>
            </w:r>
            <w:r w:rsidRPr="006A0087">
              <w:rPr>
                <w:color w:val="000000" w:themeColor="text1"/>
                <w:sz w:val="20"/>
                <w:szCs w:val="20"/>
              </w:rPr>
              <w:t>DX 293.84, 300.00, 300.01, 300.02, 300.09, 300.10, 300.20, 300.21, 300.22, 300.23, 300.29, 300.3, 300.5, 300.89, 300.9, 308.0, 308.1, 308.2, 308.3, 308.4, 308.9, 309.81, 313.0, 313.1, 313.21, 313.22, 313.3, 313.82, 313.83 (any DX on the claim)</w:t>
            </w:r>
          </w:p>
          <w:p w14:paraId="46CD760A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ICD-10: </w:t>
            </w:r>
            <w:r w:rsidRPr="006A0087">
              <w:rPr>
                <w:color w:val="000000" w:themeColor="text1"/>
                <w:sz w:val="20"/>
                <w:szCs w:val="20"/>
              </w:rPr>
              <w:t>DX F06.4, F40.00, F40.01, F40.02, F40.10, F40.11, F40.210, F40.218, F40.220, F40.228, F40.230, F40.231, F40.232, F40.233, F40.240, F40.241, F40.242, F40.243, F40.248, F40.290, F40.291, F40.298, F40.8, F40.9, F41.0, F41.1, F41.3, F41.8, F41.9, F42, F42.2, F42.3, F42.4, F42.8, F42.9, F43.0, F43.10, F43.11, F43.12, F44.9, F45.8, F48.8, F48.9, F93.8, F99, R45.2, R45.5, R45.6, R45.7 (any DX on the claim)</w:t>
            </w:r>
          </w:p>
        </w:tc>
      </w:tr>
      <w:tr w:rsidR="00CB07E2" w:rsidRPr="006A0087" w14:paraId="0ACB1414" w14:textId="77777777" w:rsidTr="003D5357">
        <w:trPr>
          <w:trHeight w:val="2770"/>
        </w:trPr>
        <w:tc>
          <w:tcPr>
            <w:tcW w:w="2215" w:type="dxa"/>
            <w:vMerge/>
            <w:vAlign w:val="center"/>
          </w:tcPr>
          <w:p w14:paraId="64DACD85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390B53E3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Bipolar disorder </w:t>
            </w:r>
          </w:p>
          <w:p w14:paraId="029E0CE0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296.00, 296.01, 296.02, 296.03, 296.04, 296.05, 296.06, 296.10, 296.11, 296.12, 296.13, 296.14, 296.15, 296.16, 296.40, 296.41, 296.42, 296.43, 296.44, 296.45, 296.46, 296.50, 296.51, 296.52, 296.53, 296.54, 296.55, 296.56, 296.60, 296.61, 296.62, 296.63, 296.64, 296.65, 296.66, 296.7, 296.80, 296.81, 296.82, 296.89, 296.90, 296.99 (any DX on the claim)</w:t>
            </w:r>
          </w:p>
          <w:p w14:paraId="0460A5F3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F30.10, F30.11, F30.12, F30.13, F30.2, F30.3, F30.4, F30.8, F30.9, F31.0, F31.10, F31.11, F31.12, F31.13, F31.2, F31.30, F31.31, F31.32, F31.4, F31.5, F31.60, F31.61, F31.62, F31.63, F31.64, F31.70, F31.71, F31.72, F31.73, F31.74, F31.75, F31.76, F31.77, F31.78, F31.81, F31.89, F31.9, F33.8, F34.81, F34.89, F34.9, F39 (any DX on the claim)</w:t>
            </w:r>
          </w:p>
        </w:tc>
      </w:tr>
      <w:tr w:rsidR="00CB07E2" w:rsidRPr="006A0087" w14:paraId="1E038DB5" w14:textId="77777777" w:rsidTr="003D5357">
        <w:trPr>
          <w:trHeight w:val="3230"/>
        </w:trPr>
        <w:tc>
          <w:tcPr>
            <w:tcW w:w="2215" w:type="dxa"/>
            <w:vMerge/>
            <w:vAlign w:val="center"/>
          </w:tcPr>
          <w:p w14:paraId="2BCE019A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192047F5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Schizophrenia and Other Psychotic Disorders</w:t>
            </w:r>
          </w:p>
          <w:p w14:paraId="06754F99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293.81, 293.82, 295.00, 295.01, 295.02, 295.03, 295.04, 295.05, 295.10, 295.11, 295.12, 295.13, 295.14, 295.15, 295.20, 295.21, 295.22, 295.23, 295.24, 295.25, 295.30, 295.31, 295.32, 295.33, 295.34, 295.35, 295.40, 295.41, 295.42, 295.43, 295.44, 295.45, 295.50, 295.51, 295.52, 295.53, 295.54, 295.55, 295.60, 295.61, 295.62, 295.63, 295.64, 295.65, 295.70, 295.71, 295.72, 295.73, 295.74, 295.75, 295.80, 295.81, 295.82, 295.83, 295.84, 295.85, 295.90, 295.91, 295.92, 295.93, 295.94, 295.95, 297.0, 297.1, 297.2, 297.3, 297.8, 297.9, 298.0, 298.1, 298.2, 298.3, 298.4, 298.8, 298.9 (any DX on the claim)</w:t>
            </w:r>
          </w:p>
          <w:p w14:paraId="5D7B4449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F06.0, F06.2, F20.0, F20.1, F20.2, F20.3, F20.5, F20.81, F20.89, F20.9, F21, F22, F23, F24, F25.0, F25.1, F25.8, F25.9, F28, F29, F32.3, F33.3, F44.89 (any DX on the claim)</w:t>
            </w:r>
          </w:p>
          <w:p w14:paraId="5CF78058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Antipsychotic medications: </w:t>
            </w:r>
            <w:commentRangeStart w:id="6"/>
            <w:commentRangeStart w:id="7"/>
            <w:r w:rsidRPr="006A0087">
              <w:rPr>
                <w:color w:val="000000" w:themeColor="text1"/>
                <w:sz w:val="20"/>
                <w:szCs w:val="20"/>
              </w:rPr>
              <w:t xml:space="preserve">See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Box folder: Leech_P50_OUD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Drug tree + Covariate Teencare files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“Covariates_version1_07192021.xlsx”</w:t>
            </w:r>
            <w:commentRangeEnd w:id="6"/>
            <w:r w:rsidR="003D5357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6"/>
            </w:r>
            <w:commentRangeEnd w:id="7"/>
            <w:r w:rsidR="009F3055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7"/>
            </w:r>
          </w:p>
        </w:tc>
      </w:tr>
      <w:tr w:rsidR="00CB07E2" w:rsidRPr="006A0087" w14:paraId="2E4E24C7" w14:textId="77777777" w:rsidTr="003D5357">
        <w:trPr>
          <w:trHeight w:val="1331"/>
        </w:trPr>
        <w:tc>
          <w:tcPr>
            <w:tcW w:w="2215" w:type="dxa"/>
            <w:vMerge/>
            <w:vAlign w:val="center"/>
          </w:tcPr>
          <w:p w14:paraId="09601526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461815B7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Personality disorders </w:t>
            </w:r>
          </w:p>
          <w:p w14:paraId="2505EF30" w14:textId="46CAFC69" w:rsidR="00CB07E2" w:rsidRPr="006A0087" w:rsidRDefault="00CB07E2" w:rsidP="00B77789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ICD-9: </w:t>
            </w:r>
            <w:r w:rsidR="00B77789" w:rsidRPr="006A0087">
              <w:rPr>
                <w:color w:val="000000" w:themeColor="text1"/>
                <w:sz w:val="20"/>
                <w:szCs w:val="20"/>
              </w:rPr>
              <w:t>300.16, 300.4, 301.10, 301.11,301.12, 301.13, 301.20, 301.21, 301.22, 301.3, 301.4, 301.50, 301.51, 301.59, 301.6, 301.7, 301.81, 301.82, 301.83, 301.84, 301.89, 301.9, V40.39, V40.9, 301.0</w:t>
            </w:r>
          </w:p>
          <w:p w14:paraId="6FB5D8E1" w14:textId="12C98129" w:rsidR="00CB07E2" w:rsidRPr="006A0087" w:rsidRDefault="00CB07E2" w:rsidP="00225F93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ICD-10: </w:t>
            </w:r>
            <w:r w:rsidR="00EA5DFC" w:rsidRPr="006A0087">
              <w:rPr>
                <w:color w:val="000000" w:themeColor="text1"/>
                <w:sz w:val="20"/>
                <w:szCs w:val="20"/>
              </w:rPr>
              <w:t xml:space="preserve">F21, </w:t>
            </w:r>
            <w:r w:rsidR="00225F93" w:rsidRPr="006A0087">
              <w:rPr>
                <w:color w:val="000000" w:themeColor="text1"/>
                <w:sz w:val="20"/>
                <w:szCs w:val="20"/>
              </w:rPr>
              <w:t>F34.0, F34.1, F60.1, F60.2, F60.3, F60.4, F60.5, F60.6, F60.7, F60.81, F60.89, F60.9, F68.10, F68.12, F68.13, F69</w:t>
            </w:r>
          </w:p>
        </w:tc>
      </w:tr>
      <w:tr w:rsidR="00CB07E2" w:rsidRPr="006A0087" w14:paraId="2885D5A2" w14:textId="77777777" w:rsidTr="003D5357">
        <w:trPr>
          <w:trHeight w:val="512"/>
        </w:trPr>
        <w:tc>
          <w:tcPr>
            <w:tcW w:w="2215" w:type="dxa"/>
            <w:vAlign w:val="center"/>
          </w:tcPr>
          <w:p w14:paraId="06E5B57F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Alcohol use disorders</w:t>
            </w:r>
          </w:p>
          <w:p w14:paraId="35707C63" w14:textId="433EEACF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3760C519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ICD-9: </w:t>
            </w:r>
            <w:r w:rsidRPr="006A0087">
              <w:rPr>
                <w:color w:val="000000" w:themeColor="text1"/>
                <w:sz w:val="20"/>
                <w:szCs w:val="20"/>
              </w:rPr>
              <w:t>DX 291.0, 291.1, 291.2, 291.3, 291.4, 291.5, 291.8, 291.81, 291.82, 291.89, 291.9, 303.00, 303.01, 303.02, 303.90, 303.91, 303.92, 305.00, 305.01, 305.02, 357.5, 425.5, 535.30, 535.31, 571.0, 571.1, 571.2, 571.3, 760.71, 980.0, V65.42, V79.1, E860.0</w:t>
            </w:r>
          </w:p>
          <w:p w14:paraId="16760F79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 Procedure Codes: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94.6, 94.61, 94.62, 94.63, 94.67, 94.68, 94.69 (any DX or procedure on the claim)</w:t>
            </w:r>
          </w:p>
          <w:p w14:paraId="4A3C620F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ICD-10: </w:t>
            </w:r>
            <w:r w:rsidRPr="006A0087">
              <w:rPr>
                <w:color w:val="000000" w:themeColor="text1"/>
                <w:sz w:val="20"/>
                <w:szCs w:val="20"/>
              </w:rPr>
              <w:t>DX F10.10, F10.120, F10.121, F10.129, F10.130, F10.131, F10.132, F10.139, F10.14, F10.150, F10.151, F10.159, F10.180, F10.181, F10.182, F10.188, F10.19, F10.20, F10.220, F10.221, F10.229, F10.230, F10.231, F10.232, F10.239, F10.24, F10.250, F10.251, F10.259, F10.26, F10.27, F10.280, F10.281, F10.282, F10.288, F10.29, F10.920, F10.921, F10.929, F10.930, F10.931, F10.932, F10.939, F10.94, F10.950, F10.951, F10.959, F10.96, F10.97, F10.980, F10.981, F10.982, F10.988, F10.99, G62.1, I42.6, K29.20, K29.21, K70.0, K70.10, K70.11, K70.2, K70.30, K70.31, K70.40, K70.41, K70.9, P04.3, Q86.0, T51.0X1A, T51.0X2A, T51.0X3A, T51.0X4A, Z71.41, Z71.42</w:t>
            </w:r>
          </w:p>
          <w:p w14:paraId="098AAFC5" w14:textId="3A7C07AA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 Procedure Codes: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HZ2ZZZZ, HZ30ZZZ, HZ31ZZZ, HZ32ZZZ, HZ33ZZZ, HZ34ZZZ, HZ35ZZZ, HZ36ZZZ, HZ37ZZZ, HZ38ZZZ, HZ39ZZZ, HZ3BZZZ, HZ40ZZZ, HZ93ZZZ, HZ96ZZZ </w:t>
            </w:r>
          </w:p>
        </w:tc>
      </w:tr>
      <w:tr w:rsidR="00CB07E2" w:rsidRPr="006A0087" w14:paraId="50AD6349" w14:textId="77777777" w:rsidTr="003D5357">
        <w:trPr>
          <w:trHeight w:val="512"/>
        </w:trPr>
        <w:tc>
          <w:tcPr>
            <w:tcW w:w="2215" w:type="dxa"/>
            <w:vAlign w:val="center"/>
          </w:tcPr>
          <w:p w14:paraId="3161831E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Other substance use disorders</w:t>
            </w:r>
          </w:p>
          <w:p w14:paraId="04EFD285" w14:textId="5FC2F02C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7F6BE9C4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ICD-9: 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304.10, 304.11, 304.12, 304.2, 304.20, 304.21, 304.22, 304.3, 304.30, 304.31, 304.32, 304.4, 304.40, 304.41, 304.42, 304.5, 304.50, 304.51, 304.52, 304.6, 304.60, 304.61, 304.62, 304.8, 304.80, 304.81, 304.82, 304.9, 304.90, 304.91, 304.92, 305.2, 305.20, 305.21, 305.22, 305.3, 305.30, 305.31, 305.32, 305.4, 305.40, 305.41, 305.42, 305.5, 305.50, 305.51, 305.52, 305.6, 305.60, 305.61, 305.62, 305.7, 305.70, 305.71, 305.72, 305.8, 305.80, 305.81, 305.82, 305.9, 305.90, 305.91, 305.92, 760.73, 760.75 </w:t>
            </w:r>
          </w:p>
          <w:p w14:paraId="69F3FFE8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 xml:space="preserve">ICD-10: 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F12.10, F12.10, F12.120, F12.121, F12.122, F12.129, F12.13, F12.150, F12.151, F12.159, F12.180, F12.188, F12.19, F12.20, F12.220, F12.221, F12.222, F12.229, F12.250, F12.251, F12.259, F12.280, F12.288, F12.29, F12.90, F12.920, F12.921, F12.922, F12.929, F12.950, F12.951, F12.959, F12.980, F12.988, F12.99, F13.10, F13.120, F13.121, F13.129, F13.130, F13.131, F13.132, F13.139, F13.14, F13.150, F13.151, F13.159, F13.180, F13.181, F13.182, F13.188, F13.19, F13.20, F13.220, F13.221, F13.229, F13.230, F13.231, F13.232, F13.239, F13.24, F13.250, F13.251, F13.259, F13.26, F13.27, F13.280, F13.281, F13.282, F13.288, F13.29, F13.90, F13.920, F13.921, F13.929, F13.930, F13.931, F13.932, F13.939, F13.94, F13.950, F13.951, F13.959, F13.96, F13.97, F13.980, F13.981, F13.982, F13.988, F13.99, F14.10, F14.120, F14.121, F14.122, F14.129, F14.13, F14.14, F14.150, F14.151, F14.159, F14.180, F14.181, F14.182, F14.188, F14.19, F14.20, F14.220, F14.221, F14.222, F14.229, F14.23, F14.24, F14.250, F14.251, F14.259, F14.280, F14.281, F14.282, F14.288, F14.29, F14.90, F14.920, F14.921, F14.922, F14.929, F14.93, F14.94, F14.950, F14.951, F14.959, F14.980, F14.981, F14.982, F14.988, F14.99, F15.10, F15.120, F15.121, F15.122, F15.129, F15.13, F15.14, F15.150, F15.151, F15.159, F15.180, F15.181, F15.182, F15.188, F15.19, F15.20, F15.220, F15.221, F15.222, F15.229, F15.23, F15.24, F15.250, F15.251, F15.259, F15.280, F15.281, F15.282, F15.288, F15.29, F15.90, F15.920, F15.921, F15.922, F15.929, F15.93, F15.94, F15.950, F15.951, F15.959, F15.980, F15.981, F15.982, F15.988, F15.99, F16.10, F16.120, F16.121, F16.122, F16.129, F16.14, F16.150, F16.151, F16.159, F16.180, F16.183, F16.188, F16.19, F16.20, F16.220, F16.221, F16.229, F16.24, F16.250, F16.251, F16.259, F16.280, F16.283, F16.288, F16.29, F16.90, </w:t>
            </w:r>
            <w:r w:rsidRPr="006A0087">
              <w:rPr>
                <w:color w:val="000000" w:themeColor="text1"/>
                <w:sz w:val="20"/>
                <w:szCs w:val="20"/>
              </w:rPr>
              <w:lastRenderedPageBreak/>
              <w:t>F16.920, F16.921, F16.929, F16.94, F16.950, F16.951, F16.959, F16.980, F16.983, F16.988, F16.99, F18.10, F18.120, F18.121, F18.129, F18.14, F18.150, F18.151, F18.159, F18.17, F18.180, F18.188, F18.19, F18.20, F18.220, F18.221, F18.229, F18.24, F18.250, F18.251, F18.259, F18.27, F18.280, F18.288, F18.29, F18.90, F18.920, F18.921, F18.929, F18.94, F18.950, F18.951, F18.959, F18.97, F18.980, F18.988, F18.99, F19.10, F19.120, F19.121, F19.122, F19.129, F19.130, F19.131, F19.132, F19.139, F19.14, F19.150, F19.151, F19.159, F19.16, F19.17, F19.180, F19.181, F19.182, F19.188, F19.19, F19.20, F19.220, F19.221, F19.222, F19.229, F19.230, F19.231, F19.232, F19.239, F19.24, F19.250, F19.251, F19.259, F19.26, F19.27, F19.280, F19.281, F19.282, F19.288, F19.29, F19.90, F19.920, F19.921, F19.922, F19.929, F19.930, F19.931, F19.932, F19.939, F19.94, F19.950, F19.951, F19.959, F19.96, F19.97, F19.980, F19.981, F19.982, F19.988, F19.99, F55.0, F55.1, F55.2, F55.3, F55.4, F55.8</w:t>
            </w:r>
          </w:p>
        </w:tc>
      </w:tr>
      <w:tr w:rsidR="00CB07E2" w:rsidRPr="006A0087" w14:paraId="243334BB" w14:textId="77777777" w:rsidTr="003D5357">
        <w:trPr>
          <w:trHeight w:val="1970"/>
        </w:trPr>
        <w:tc>
          <w:tcPr>
            <w:tcW w:w="2215" w:type="dxa"/>
            <w:vAlign w:val="center"/>
          </w:tcPr>
          <w:p w14:paraId="26C6D8F6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lastRenderedPageBreak/>
              <w:t>Non-opioid analgesic drug prescriptions</w:t>
            </w:r>
          </w:p>
          <w:p w14:paraId="357E2F5B" w14:textId="6C57FE14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44EB95AB" w14:textId="77777777" w:rsidR="00CB07E2" w:rsidRPr="006A0087" w:rsidRDefault="00CB07E2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Benzodiazepines: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See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Box folder: Leech_P50_OUD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Drug tree + Covariate TennCare files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“Covariates_version1_07192021.xlsx”</w:t>
            </w:r>
          </w:p>
          <w:p w14:paraId="1CD99245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Non-steroidal anti-inflammatory drugs (NSAIDs):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See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Box folder: Leech_P50_OUD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Drug tree + Covariate TennCare files </w:t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sym w:font="Wingdings" w:char="F0E0"/>
            </w:r>
            <w:r w:rsidRPr="006A0087">
              <w:rPr>
                <w:rStyle w:val="normaltextrun"/>
                <w:rFonts w:eastAsiaTheme="majorEastAsia"/>
                <w:color w:val="000000" w:themeColor="text1"/>
                <w:sz w:val="20"/>
                <w:szCs w:val="20"/>
              </w:rPr>
              <w:t xml:space="preserve"> “Covariates_version1_07192021.xlsx”</w:t>
            </w:r>
          </w:p>
          <w:p w14:paraId="61CD300A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Muscle relaxants: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Level2=57, Level2=58 (Baclofen, Cyclobenzaprine, Methocarbamol, Tizanidine)</w:t>
            </w:r>
          </w:p>
          <w:p w14:paraId="17B8DAB5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Gabapentin: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Level2=136,1839 (Gabapentin)</w:t>
            </w:r>
          </w:p>
          <w:p w14:paraId="29AB1AE3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Barbituates: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Butabarbital, Butalbital, Phenobarbital </w:t>
            </w:r>
          </w:p>
        </w:tc>
      </w:tr>
      <w:tr w:rsidR="00CB07E2" w:rsidRPr="006A0087" w14:paraId="6665421A" w14:textId="77777777" w:rsidTr="003D5357">
        <w:trPr>
          <w:trHeight w:val="2618"/>
        </w:trPr>
        <w:tc>
          <w:tcPr>
            <w:tcW w:w="2215" w:type="dxa"/>
            <w:vAlign w:val="center"/>
          </w:tcPr>
          <w:p w14:paraId="5B7AC199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Tobacco use</w:t>
            </w:r>
          </w:p>
          <w:p w14:paraId="0F61F85B" w14:textId="5484B42E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3C817282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305.1, 649.00, 649.01, 649.02, 649.03, 649.04, 989.84 (any DX on the claim)</w:t>
            </w:r>
          </w:p>
          <w:p w14:paraId="4D12A896" w14:textId="33FD6DFF" w:rsidR="00CB07E2" w:rsidRPr="006A0087" w:rsidRDefault="00CB07E2" w:rsidP="004D3515">
            <w:pPr>
              <w:rPr>
                <w:color w:val="000000" w:themeColor="text1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F17.200, F17.201, F17.203, F17.208, F17.209, F17.210, F17.211, F17.213, F17.218, F17.219, F17.220, F17.221, F17.223, F17.228, F17.229, F17.290, F17.291, F17.293, F17.298, F17.299, O99.330, O99.331, O99.332, O99.333, O99.334, O99.335, T65.211A, T65.212A, T65.213A, T65.214A, T65.221A, T65.222A, T65.223A, T65.224A, T65.291A, T65.292A, T65.293A, T65.294A, Z72.0. </w:t>
            </w:r>
            <w:r w:rsidRPr="006A0087">
              <w:rPr>
                <w:color w:val="000000" w:themeColor="text1"/>
              </w:rPr>
              <w:t xml:space="preserve">Z71.6 </w:t>
            </w:r>
          </w:p>
          <w:p w14:paraId="5FDA67A5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HCPCS Codes: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99406, 99407, G9276, G9458</w:t>
            </w:r>
          </w:p>
          <w:p w14:paraId="58C70705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Variable name: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“tobacco” on birth certificate </w:t>
            </w:r>
          </w:p>
        </w:tc>
      </w:tr>
      <w:tr w:rsidR="00CB07E2" w:rsidRPr="006A0087" w14:paraId="2716FAC5" w14:textId="77777777" w:rsidTr="003D5357">
        <w:trPr>
          <w:trHeight w:val="2070"/>
        </w:trPr>
        <w:tc>
          <w:tcPr>
            <w:tcW w:w="2215" w:type="dxa"/>
            <w:vAlign w:val="center"/>
          </w:tcPr>
          <w:p w14:paraId="55A5BFE1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color w:val="000000" w:themeColor="text1"/>
                <w:sz w:val="20"/>
                <w:szCs w:val="20"/>
              </w:rPr>
              <w:t>Fibromyalgia and chronic pain and fatigue</w:t>
            </w:r>
          </w:p>
          <w:p w14:paraId="52BEEBCF" w14:textId="3E2E3DF4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775" w:type="dxa"/>
            <w:vAlign w:val="center"/>
          </w:tcPr>
          <w:p w14:paraId="01695293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338.2, 338.21, 338.22, 338.28, 338.29, 338.3, 338.4, 780.7, 780.71, 729.1, 729.2 (any DX on the claim)</w:t>
            </w:r>
          </w:p>
          <w:p w14:paraId="409173DF" w14:textId="77777777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ICD-10:</w:t>
            </w:r>
            <w:r w:rsidRPr="006A0087">
              <w:rPr>
                <w:color w:val="000000" w:themeColor="text1"/>
                <w:sz w:val="20"/>
                <w:szCs w:val="20"/>
              </w:rPr>
              <w:t xml:space="preserve"> DX G89.21, G89.22, G89.28, G89.29, G89.3, G89.4, M54.10, M54.11, M54.12, M54.13, M54.14, M54.15, M54.16, M54.17, M54.18, M60.80, M60.811, M60.812, M60.819, M60.821, M60.822, M60.829, M60.831, M60.832, M60.839, M60.841, M60.842, M60.849, M60.851, M60.852, M60.859, M60.861, M60.862, M60.869, M60.871, M60.872, M60.879, M60.88, M60.89, M60.9, M79.1, M79.10, M79.11, M79.12, M79.18, M79.2, M79.7, R53.82 (any DX on the claim)</w:t>
            </w:r>
          </w:p>
        </w:tc>
      </w:tr>
      <w:tr w:rsidR="00CB07E2" w:rsidRPr="006A0087" w14:paraId="0FAEA1E7" w14:textId="77777777" w:rsidTr="003D5357">
        <w:trPr>
          <w:trHeight w:val="692"/>
        </w:trPr>
        <w:tc>
          <w:tcPr>
            <w:tcW w:w="2215" w:type="dxa"/>
            <w:vAlign w:val="center"/>
          </w:tcPr>
          <w:p w14:paraId="379F24D1" w14:textId="18A2B6FB" w:rsidR="00CB07E2" w:rsidRPr="006A0087" w:rsidRDefault="00CB07E2" w:rsidP="004D3515">
            <w:pPr>
              <w:rPr>
                <w:color w:val="000000" w:themeColor="text1"/>
                <w:sz w:val="20"/>
                <w:szCs w:val="20"/>
              </w:rPr>
            </w:pPr>
            <w:commentRangeStart w:id="8"/>
            <w:commentRangeStart w:id="9"/>
            <w:commentRangeStart w:id="10"/>
            <w:commentRangeStart w:id="11"/>
            <w:r w:rsidRPr="006A0087">
              <w:rPr>
                <w:color w:val="000000" w:themeColor="text1"/>
                <w:sz w:val="20"/>
                <w:szCs w:val="20"/>
              </w:rPr>
              <w:t xml:space="preserve">Acute pain (back pain </w:t>
            </w:r>
            <w:r w:rsidR="00176E78" w:rsidRPr="006A0087">
              <w:rPr>
                <w:color w:val="000000" w:themeColor="text1"/>
                <w:sz w:val="20"/>
                <w:szCs w:val="20"/>
              </w:rPr>
              <w:t>and dental pain</w:t>
            </w:r>
            <w:r w:rsidRPr="006A0087">
              <w:rPr>
                <w:color w:val="000000" w:themeColor="text1"/>
                <w:sz w:val="20"/>
                <w:szCs w:val="20"/>
              </w:rPr>
              <w:t>)</w:t>
            </w:r>
            <w:commentRangeEnd w:id="8"/>
            <w:r w:rsidR="00943A0B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8"/>
            </w:r>
            <w:commentRangeEnd w:id="9"/>
            <w:r w:rsidR="007A58AE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9"/>
            </w:r>
            <w:commentRangeEnd w:id="10"/>
            <w:r w:rsidR="007A58AE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10"/>
            </w:r>
            <w:commentRangeEnd w:id="11"/>
            <w:r w:rsidR="00752795" w:rsidRPr="006A0087">
              <w:rPr>
                <w:rStyle w:val="CommentReference"/>
                <w:color w:val="000000" w:themeColor="text1"/>
                <w:sz w:val="20"/>
                <w:szCs w:val="20"/>
              </w:rPr>
              <w:commentReference w:id="11"/>
            </w:r>
          </w:p>
        </w:tc>
        <w:tc>
          <w:tcPr>
            <w:tcW w:w="6775" w:type="dxa"/>
            <w:vAlign w:val="center"/>
          </w:tcPr>
          <w:p w14:paraId="5015FB49" w14:textId="74710332" w:rsidR="00CB07E2" w:rsidRPr="007A58AE" w:rsidRDefault="00176E78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A58AE">
              <w:rPr>
                <w:b/>
                <w:bCs/>
                <w:color w:val="000000" w:themeColor="text1"/>
                <w:sz w:val="20"/>
                <w:szCs w:val="20"/>
              </w:rPr>
              <w:t>Back pain</w:t>
            </w:r>
          </w:p>
          <w:p w14:paraId="5CB0E1C9" w14:textId="114C0A6D" w:rsidR="00176E78" w:rsidRPr="007A58AE" w:rsidRDefault="00176E78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A58AE">
              <w:rPr>
                <w:b/>
                <w:bCs/>
                <w:color w:val="000000" w:themeColor="text1"/>
                <w:sz w:val="20"/>
                <w:szCs w:val="20"/>
              </w:rPr>
              <w:t xml:space="preserve">ICD-9: </w:t>
            </w:r>
          </w:p>
          <w:p w14:paraId="1E8C0FE1" w14:textId="3B9D792E" w:rsidR="007A58AE" w:rsidRPr="00752795" w:rsidRDefault="00176E78" w:rsidP="004D3515">
            <w:pPr>
              <w:rPr>
                <w:sz w:val="20"/>
                <w:szCs w:val="20"/>
              </w:rPr>
            </w:pPr>
            <w:r w:rsidRPr="007A58AE">
              <w:rPr>
                <w:b/>
                <w:bCs/>
                <w:color w:val="000000" w:themeColor="text1"/>
                <w:sz w:val="20"/>
                <w:szCs w:val="20"/>
              </w:rPr>
              <w:t>ICD-10</w:t>
            </w:r>
            <w:r w:rsidR="007A58AE" w:rsidRPr="007A58AE">
              <w:rPr>
                <w:b/>
                <w:bCs/>
                <w:color w:val="000000" w:themeColor="text1"/>
                <w:sz w:val="20"/>
                <w:szCs w:val="20"/>
              </w:rPr>
              <w:t>-CM</w:t>
            </w:r>
            <w:r w:rsidRPr="007A58AE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  <w:r w:rsidR="007A58AE" w:rsidRPr="00752795">
              <w:rPr>
                <w:sz w:val="20"/>
                <w:szCs w:val="20"/>
              </w:rPr>
              <w:t xml:space="preserve"> included A1801 and musculoskeletal and spinal disorder codes in the following series: M25.78; M40.00–M40.15; M40.20–M40.99; M41.00–M41.29; M43.0–M43.9 (including M43.8X1–M43.8X9); M46.0–M46.9; M47.0–M47.29; M47.8–M47.99; M48.0–M48.99; M49.0–M49.99; M50.0–M50.99; M51.05–M51.16; M53.0–M53.9; M54.0–M54.99; M62.83; M67.88; M96.1–M96.5; M99.01–M99.56; and Q76.2.</w:t>
            </w:r>
          </w:p>
          <w:p w14:paraId="58F51A2E" w14:textId="088CE3DD" w:rsidR="007A58AE" w:rsidRPr="007A58AE" w:rsidRDefault="007A58AE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52795">
              <w:rPr>
                <w:sz w:val="20"/>
                <w:szCs w:val="20"/>
              </w:rPr>
              <w:t xml:space="preserve">ICD-10-PCS: included spinal and musculoskeletal procedure families beginning with 009T*, 009U*, 009W*, 009X*, and 009Y*; decompression and fusion procedures in the 00J*, 00N*, 0PS*, 0PU*, 0QS*, and 0QU* series; and spinal </w:t>
            </w:r>
            <w:r w:rsidRPr="00752795">
              <w:rPr>
                <w:sz w:val="20"/>
                <w:szCs w:val="20"/>
              </w:rPr>
              <w:lastRenderedPageBreak/>
              <w:t>fusion, revision, and instrumentation procedures in the 0RB*, 0RBA*, 0RG*, 0RGA*, 0SB*, 0SG*, and XRG* series.</w:t>
            </w:r>
          </w:p>
          <w:p w14:paraId="7386860A" w14:textId="754930BD" w:rsidR="007A58AE" w:rsidRPr="007A58AE" w:rsidRDefault="007A58AE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52795">
              <w:rPr>
                <w:b/>
                <w:bCs/>
              </w:rPr>
              <w:t xml:space="preserve">CPT/HCPCS codes: </w:t>
            </w:r>
          </w:p>
          <w:p w14:paraId="5C7B2883" w14:textId="77777777" w:rsidR="007A58AE" w:rsidRDefault="007A58AE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2D461804" w14:textId="77777777" w:rsidR="007A58AE" w:rsidRDefault="007A58AE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413FEDB4" w14:textId="77777777" w:rsidR="007A58AE" w:rsidRPr="006A0087" w:rsidRDefault="007A58AE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181E2E4F" w14:textId="77777777" w:rsidR="00176E78" w:rsidRPr="006A0087" w:rsidRDefault="00176E78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Dental pain</w:t>
            </w:r>
          </w:p>
          <w:p w14:paraId="6A81FF39" w14:textId="77777777" w:rsidR="00176E78" w:rsidRPr="006A0087" w:rsidRDefault="00176E78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ICD-9:</w:t>
            </w:r>
          </w:p>
          <w:p w14:paraId="6F544A2D" w14:textId="201C9F61" w:rsidR="00176E78" w:rsidRPr="006A0087" w:rsidRDefault="00176E78" w:rsidP="004D351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0087">
              <w:rPr>
                <w:b/>
                <w:bCs/>
                <w:color w:val="000000" w:themeColor="text1"/>
                <w:sz w:val="20"/>
                <w:szCs w:val="20"/>
              </w:rPr>
              <w:t>ICD-10:</w:t>
            </w:r>
          </w:p>
        </w:tc>
      </w:tr>
    </w:tbl>
    <w:p w14:paraId="13710758" w14:textId="77777777" w:rsidR="00CB07E2" w:rsidRPr="006A0087" w:rsidRDefault="00CB07E2">
      <w:pPr>
        <w:spacing w:after="160" w:line="278" w:lineRule="auto"/>
        <w:rPr>
          <w:color w:val="000000" w:themeColor="text1"/>
        </w:rPr>
      </w:pPr>
      <w:r w:rsidRPr="006A0087">
        <w:rPr>
          <w:color w:val="000000" w:themeColor="text1"/>
        </w:rPr>
        <w:lastRenderedPageBreak/>
        <w:br w:type="page"/>
      </w:r>
    </w:p>
    <w:p w14:paraId="160F780E" w14:textId="369AB4D5" w:rsidR="00405A90" w:rsidRPr="006A0087" w:rsidRDefault="00405A90" w:rsidP="000512AB">
      <w:pPr>
        <w:spacing w:after="160" w:line="278" w:lineRule="auto"/>
        <w:rPr>
          <w:color w:val="000000" w:themeColor="text1"/>
        </w:rPr>
        <w:sectPr w:rsidR="00405A90" w:rsidRPr="006A008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C23258" w14:textId="184E6F14" w:rsidR="00026380" w:rsidRPr="006A0087" w:rsidRDefault="004F6AF9" w:rsidP="00026380">
      <w:pPr>
        <w:rPr>
          <w:color w:val="000000" w:themeColor="text1"/>
        </w:rPr>
      </w:pPr>
      <w:r w:rsidRPr="006A0087">
        <w:rPr>
          <w:color w:val="000000" w:themeColor="text1"/>
        </w:rPr>
        <w:lastRenderedPageBreak/>
        <w:t xml:space="preserve">eFigure </w:t>
      </w:r>
      <w:r w:rsidR="00454768" w:rsidRPr="006A0087">
        <w:rPr>
          <w:color w:val="000000" w:themeColor="text1"/>
        </w:rPr>
        <w:t>2</w:t>
      </w:r>
      <w:r w:rsidR="00026380" w:rsidRPr="006A0087">
        <w:rPr>
          <w:color w:val="000000" w:themeColor="text1"/>
        </w:rPr>
        <w:t xml:space="preserve">. Plot of predicted probability of </w:t>
      </w:r>
      <w:commentRangeStart w:id="12"/>
      <w:r w:rsidR="00026380" w:rsidRPr="006A0087">
        <w:rPr>
          <w:color w:val="000000" w:themeColor="text1"/>
        </w:rPr>
        <w:t>outcome</w:t>
      </w:r>
      <w:commentRangeEnd w:id="12"/>
      <w:r w:rsidR="00333E2E" w:rsidRPr="006A0087">
        <w:rPr>
          <w:rStyle w:val="CommentReference"/>
          <w:color w:val="000000" w:themeColor="text1"/>
          <w:sz w:val="24"/>
          <w:szCs w:val="24"/>
        </w:rPr>
        <w:commentReference w:id="12"/>
      </w:r>
      <w:r w:rsidR="00026380" w:rsidRPr="006A0087">
        <w:rPr>
          <w:color w:val="000000" w:themeColor="text1"/>
        </w:rPr>
        <w:t xml:space="preserve"> by total days’ supply</w:t>
      </w:r>
    </w:p>
    <w:p w14:paraId="18B2DF41" w14:textId="3CB9A8C2" w:rsidR="009B6499" w:rsidRPr="006A0087" w:rsidRDefault="006A0087">
      <w:pPr>
        <w:spacing w:after="160" w:line="278" w:lineRule="auto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398BF9B6" wp14:editId="496F7330">
            <wp:extent cx="5939073" cy="3733972"/>
            <wp:effectExtent l="0" t="0" r="5080" b="0"/>
            <wp:docPr id="2144830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30238" name="Picture 2144830238"/>
                    <pic:cNvPicPr/>
                  </pic:nvPicPr>
                  <pic:blipFill rotWithShape="1">
                    <a:blip r:embed="rId11"/>
                    <a:srcRect b="5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53" cy="374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AFB47" w14:textId="711AC958" w:rsidR="009F7378" w:rsidRPr="006A0087" w:rsidRDefault="009B6499">
      <w:pPr>
        <w:spacing w:after="160" w:line="278" w:lineRule="auto"/>
        <w:rPr>
          <w:color w:val="000000" w:themeColor="text1"/>
        </w:rPr>
      </w:pPr>
      <w:commentRangeStart w:id="13"/>
      <w:r w:rsidRPr="006A0087">
        <w:rPr>
          <w:color w:val="000000" w:themeColor="text1"/>
        </w:rPr>
        <w:t xml:space="preserve">All covariates </w:t>
      </w:r>
      <w:r w:rsidR="001E2F78" w:rsidRPr="006A0087">
        <w:rPr>
          <w:color w:val="000000" w:themeColor="text1"/>
        </w:rPr>
        <w:t xml:space="preserve">have been adjusted to the reference </w:t>
      </w:r>
      <w:r w:rsidR="003703DB" w:rsidRPr="006A0087">
        <w:rPr>
          <w:color w:val="000000" w:themeColor="text1"/>
        </w:rPr>
        <w:t>category</w:t>
      </w:r>
      <w:commentRangeEnd w:id="13"/>
      <w:r w:rsidR="00333E2E" w:rsidRPr="006A0087">
        <w:rPr>
          <w:rStyle w:val="CommentReference"/>
          <w:color w:val="000000" w:themeColor="text1"/>
          <w:sz w:val="24"/>
          <w:szCs w:val="24"/>
        </w:rPr>
        <w:commentReference w:id="13"/>
      </w:r>
      <w:r w:rsidR="004F6AF9" w:rsidRPr="006A0087">
        <w:rPr>
          <w:color w:val="000000" w:themeColor="text1"/>
        </w:rPr>
        <w:t xml:space="preserve">, which is the </w:t>
      </w:r>
      <w:r w:rsidR="003703DB" w:rsidRPr="006A0087">
        <w:rPr>
          <w:color w:val="000000" w:themeColor="text1"/>
        </w:rPr>
        <w:t xml:space="preserve">median </w:t>
      </w:r>
      <w:r w:rsidR="004F6AF9" w:rsidRPr="006A0087">
        <w:rPr>
          <w:color w:val="000000" w:themeColor="text1"/>
        </w:rPr>
        <w:t xml:space="preserve">value </w:t>
      </w:r>
      <w:r w:rsidR="003703DB" w:rsidRPr="006A0087">
        <w:rPr>
          <w:color w:val="000000" w:themeColor="text1"/>
        </w:rPr>
        <w:t xml:space="preserve">for continuous </w:t>
      </w:r>
      <w:r w:rsidR="004F6AF9" w:rsidRPr="006A0087">
        <w:rPr>
          <w:color w:val="000000" w:themeColor="text1"/>
        </w:rPr>
        <w:t>covariates</w:t>
      </w:r>
      <w:r w:rsidR="00457AE4" w:rsidRPr="006A0087">
        <w:rPr>
          <w:color w:val="000000" w:themeColor="text1"/>
        </w:rPr>
        <w:t xml:space="preserve"> (age: 27, delivery year: 2016, gestational age: 39 weeks) and</w:t>
      </w:r>
      <w:r w:rsidR="004F6AF9" w:rsidRPr="006A0087">
        <w:rPr>
          <w:color w:val="000000" w:themeColor="text1"/>
        </w:rPr>
        <w:t xml:space="preserve"> the most common value for binary covariates (vaginal delivery, no comorbidities).</w:t>
      </w:r>
      <w:r w:rsidR="006A0087" w:rsidRPr="006A0087">
        <w:rPr>
          <w:noProof/>
          <w:color w:val="000000" w:themeColor="text1"/>
          <w14:ligatures w14:val="standardContextual"/>
        </w:rPr>
        <w:t xml:space="preserve"> </w:t>
      </w:r>
      <w:r w:rsidR="009F7378" w:rsidRPr="006A0087">
        <w:rPr>
          <w:color w:val="000000" w:themeColor="text1"/>
        </w:rPr>
        <w:br w:type="page"/>
      </w:r>
    </w:p>
    <w:p w14:paraId="6912348E" w14:textId="3A4C0021" w:rsidR="00026380" w:rsidRDefault="004F6AF9" w:rsidP="00026380">
      <w:pPr>
        <w:rPr>
          <w:color w:val="000000" w:themeColor="text1"/>
        </w:rPr>
      </w:pPr>
      <w:r w:rsidRPr="006A0087">
        <w:rPr>
          <w:color w:val="000000" w:themeColor="text1"/>
        </w:rPr>
        <w:lastRenderedPageBreak/>
        <w:t>eFigure</w:t>
      </w:r>
      <w:r w:rsidR="00454768" w:rsidRPr="006A0087">
        <w:rPr>
          <w:color w:val="000000" w:themeColor="text1"/>
        </w:rPr>
        <w:t xml:space="preserve"> 3</w:t>
      </w:r>
      <w:r w:rsidR="00026380" w:rsidRPr="006A0087">
        <w:rPr>
          <w:color w:val="000000" w:themeColor="text1"/>
        </w:rPr>
        <w:t>. Plot of predicted probability of outcome by year of delivery</w:t>
      </w:r>
    </w:p>
    <w:p w14:paraId="5AA6CB66" w14:textId="792ABCC1" w:rsidR="006A0087" w:rsidRPr="006A0087" w:rsidRDefault="006A0087" w:rsidP="00026380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7983803" wp14:editId="27A0AC57">
            <wp:extent cx="5920680" cy="3702867"/>
            <wp:effectExtent l="0" t="0" r="0" b="5715"/>
            <wp:docPr id="1220157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7381" name="Picture 1220157381"/>
                    <pic:cNvPicPr/>
                  </pic:nvPicPr>
                  <pic:blipFill rotWithShape="1">
                    <a:blip r:embed="rId12"/>
                    <a:srcRect b="6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06" cy="3709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BD040" w14:textId="138FAD1B" w:rsidR="00CD52E3" w:rsidRPr="006A0087" w:rsidRDefault="00CD52E3" w:rsidP="00352667">
      <w:pPr>
        <w:rPr>
          <w:color w:val="000000" w:themeColor="text1"/>
        </w:rPr>
      </w:pPr>
    </w:p>
    <w:p w14:paraId="0D211B8D" w14:textId="50B6E583" w:rsidR="004F6AF9" w:rsidRDefault="004F6AF9" w:rsidP="00352667">
      <w:pPr>
        <w:rPr>
          <w:color w:val="000000" w:themeColor="text1"/>
        </w:rPr>
      </w:pPr>
      <w:r w:rsidRPr="006A0087">
        <w:rPr>
          <w:color w:val="000000" w:themeColor="text1"/>
        </w:rPr>
        <w:t>All covariates have been adjusted to the reference category, which is the median value for continuous covariates</w:t>
      </w:r>
      <w:r w:rsidR="00457AE4" w:rsidRPr="006A0087">
        <w:rPr>
          <w:color w:val="000000" w:themeColor="text1"/>
        </w:rPr>
        <w:t xml:space="preserve"> (age: 27, gestational age: 39 weeks, MOUD: 8</w:t>
      </w:r>
      <w:r w:rsidR="006A0087" w:rsidRPr="006A0087">
        <w:rPr>
          <w:color w:val="000000" w:themeColor="text1"/>
        </w:rPr>
        <w:t>9</w:t>
      </w:r>
      <w:r w:rsidR="00457AE4" w:rsidRPr="006A0087">
        <w:rPr>
          <w:color w:val="000000" w:themeColor="text1"/>
        </w:rPr>
        <w:t xml:space="preserve"> days’ supply) and</w:t>
      </w:r>
      <w:r w:rsidRPr="006A0087">
        <w:rPr>
          <w:color w:val="000000" w:themeColor="text1"/>
        </w:rPr>
        <w:t xml:space="preserve"> the most common value for binary covariates (vaginal delivery, no comorbidities).</w:t>
      </w:r>
    </w:p>
    <w:p w14:paraId="2E3E786D" w14:textId="77777777" w:rsidR="0004125D" w:rsidRDefault="0004125D" w:rsidP="00352667">
      <w:pPr>
        <w:rPr>
          <w:color w:val="000000" w:themeColor="text1"/>
        </w:rPr>
      </w:pPr>
    </w:p>
    <w:p w14:paraId="3FAD70E4" w14:textId="77777777" w:rsidR="0004125D" w:rsidRDefault="0004125D" w:rsidP="00352667">
      <w:pPr>
        <w:rPr>
          <w:color w:val="000000" w:themeColor="text1"/>
        </w:rPr>
        <w:sectPr w:rsidR="0004125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0CC2155" w14:textId="77777777" w:rsidR="000512AB" w:rsidRDefault="000512AB" w:rsidP="000512AB">
      <w:pPr>
        <w:rPr>
          <w:color w:val="000000" w:themeColor="text1"/>
        </w:rPr>
      </w:pPr>
    </w:p>
    <w:p w14:paraId="0DC70C0F" w14:textId="77777777" w:rsidR="000512AB" w:rsidRPr="006A0087" w:rsidRDefault="000512AB" w:rsidP="000512AB">
      <w:pPr>
        <w:rPr>
          <w:color w:val="000000" w:themeColor="text1"/>
        </w:rPr>
      </w:pPr>
      <w:r w:rsidRPr="006A0087">
        <w:rPr>
          <w:color w:val="000000" w:themeColor="text1"/>
        </w:rPr>
        <w:t>eTable 4. Results of sensitivity analysis</w:t>
      </w:r>
      <w:r>
        <w:rPr>
          <w:color w:val="000000" w:themeColor="text1"/>
        </w:rPr>
        <w:t xml:space="preserve"> excluding naltrexone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0"/>
        <w:gridCol w:w="1300"/>
        <w:gridCol w:w="1300"/>
        <w:gridCol w:w="1300"/>
      </w:tblGrid>
      <w:tr w:rsidR="000512AB" w14:paraId="72FDD7E1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28264962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>Variable</w:t>
            </w:r>
          </w:p>
        </w:tc>
        <w:tc>
          <w:tcPr>
            <w:tcW w:w="1300" w:type="dxa"/>
            <w:noWrap/>
            <w:vAlign w:val="bottom"/>
            <w:hideMark/>
          </w:tcPr>
          <w:p w14:paraId="5FD9F557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1300" w:type="dxa"/>
            <w:noWrap/>
            <w:vAlign w:val="bottom"/>
            <w:hideMark/>
          </w:tcPr>
          <w:p w14:paraId="47A5E20C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95% CI</w:t>
            </w:r>
          </w:p>
        </w:tc>
        <w:tc>
          <w:tcPr>
            <w:tcW w:w="1300" w:type="dxa"/>
            <w:noWrap/>
            <w:vAlign w:val="bottom"/>
            <w:hideMark/>
          </w:tcPr>
          <w:p w14:paraId="41DDBF39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p-value</w:t>
            </w:r>
          </w:p>
        </w:tc>
      </w:tr>
      <w:tr w:rsidR="000A560F" w14:paraId="051586B9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0F4FBB57" w14:textId="77777777" w:rsidR="000A560F" w:rsidRDefault="000A560F" w:rsidP="000A560F">
            <w:pPr>
              <w:rPr>
                <w:color w:val="000000"/>
              </w:rPr>
            </w:pPr>
            <w:commentRangeStart w:id="14"/>
            <w:r>
              <w:rPr>
                <w:color w:val="000000"/>
              </w:rPr>
              <w:t>Total days' supply MOUD: 31 vs 1 (Ref)</w:t>
            </w:r>
            <w:commentRangeEnd w:id="14"/>
            <w:r w:rsidR="00333E2E">
              <w:rPr>
                <w:rStyle w:val="CommentReference"/>
                <w:color w:val="000000"/>
                <w:sz w:val="24"/>
                <w:szCs w:val="24"/>
              </w:rPr>
              <w:commentReference w:id="14"/>
            </w:r>
          </w:p>
        </w:tc>
        <w:tc>
          <w:tcPr>
            <w:tcW w:w="1300" w:type="dxa"/>
            <w:noWrap/>
            <w:vAlign w:val="bottom"/>
            <w:hideMark/>
          </w:tcPr>
          <w:p w14:paraId="00D2C1F7" w14:textId="368E1733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  <w:tc>
          <w:tcPr>
            <w:tcW w:w="1300" w:type="dxa"/>
            <w:noWrap/>
            <w:vAlign w:val="bottom"/>
            <w:hideMark/>
          </w:tcPr>
          <w:p w14:paraId="3067CD8A" w14:textId="2C1AD1E5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0.69-0.90</w:t>
            </w:r>
          </w:p>
        </w:tc>
        <w:tc>
          <w:tcPr>
            <w:tcW w:w="1300" w:type="dxa"/>
            <w:noWrap/>
            <w:vAlign w:val="bottom"/>
            <w:hideMark/>
          </w:tcPr>
          <w:p w14:paraId="1944F271" w14:textId="0D5E8402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A560F" w14:paraId="455060AC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25DE22BD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>Year of delivery: 2018 vs 2016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55E77F58" w14:textId="5DAFAC27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1.51</w:t>
            </w:r>
          </w:p>
        </w:tc>
        <w:tc>
          <w:tcPr>
            <w:tcW w:w="1300" w:type="dxa"/>
            <w:noWrap/>
            <w:vAlign w:val="bottom"/>
            <w:hideMark/>
          </w:tcPr>
          <w:p w14:paraId="2D0D2A86" w14:textId="1F0FC538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1.24-1.83</w:t>
            </w:r>
          </w:p>
        </w:tc>
        <w:tc>
          <w:tcPr>
            <w:tcW w:w="1300" w:type="dxa"/>
            <w:noWrap/>
            <w:vAlign w:val="bottom"/>
            <w:hideMark/>
          </w:tcPr>
          <w:p w14:paraId="6D2526DA" w14:textId="1AFD5952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&lt;0.0001</w:t>
            </w:r>
          </w:p>
        </w:tc>
      </w:tr>
      <w:tr w:rsidR="000A560F" w14:paraId="3E25D8AE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37997A7B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>Age at delivery: 31 vs 27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15FC8BEA" w14:textId="4DEE4039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0.92</w:t>
            </w:r>
          </w:p>
        </w:tc>
        <w:tc>
          <w:tcPr>
            <w:tcW w:w="1300" w:type="dxa"/>
            <w:noWrap/>
            <w:vAlign w:val="bottom"/>
            <w:hideMark/>
          </w:tcPr>
          <w:p w14:paraId="14905193" w14:textId="4AFCD083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0.79-1.08</w:t>
            </w:r>
          </w:p>
        </w:tc>
        <w:tc>
          <w:tcPr>
            <w:tcW w:w="1300" w:type="dxa"/>
            <w:noWrap/>
            <w:vAlign w:val="bottom"/>
            <w:hideMark/>
          </w:tcPr>
          <w:p w14:paraId="7F962567" w14:textId="00ADF072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0.2914</w:t>
            </w:r>
          </w:p>
        </w:tc>
      </w:tr>
      <w:tr w:rsidR="000A560F" w14:paraId="4EBCCF7D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4CF65337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>Number of gestation weeks 37 vs 39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20E3542D" w14:textId="75629145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1.07</w:t>
            </w:r>
          </w:p>
        </w:tc>
        <w:tc>
          <w:tcPr>
            <w:tcW w:w="1300" w:type="dxa"/>
            <w:noWrap/>
            <w:vAlign w:val="bottom"/>
            <w:hideMark/>
          </w:tcPr>
          <w:p w14:paraId="4C210B1A" w14:textId="60F9B0F3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0.93-1.24</w:t>
            </w:r>
          </w:p>
        </w:tc>
        <w:tc>
          <w:tcPr>
            <w:tcW w:w="1300" w:type="dxa"/>
            <w:noWrap/>
            <w:vAlign w:val="bottom"/>
            <w:hideMark/>
          </w:tcPr>
          <w:p w14:paraId="2AB3CC99" w14:textId="1C5587A2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0.3297</w:t>
            </w:r>
          </w:p>
        </w:tc>
      </w:tr>
      <w:tr w:rsidR="000A560F" w14:paraId="3E644AE0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3C70DA4F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>Cesarean delivery vs Vaginal delivery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5073D1C1" w14:textId="03F8CA57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1300" w:type="dxa"/>
            <w:noWrap/>
            <w:vAlign w:val="bottom"/>
            <w:hideMark/>
          </w:tcPr>
          <w:p w14:paraId="0642B6C7" w14:textId="13EE9CBD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0.65-1.39</w:t>
            </w:r>
          </w:p>
        </w:tc>
        <w:tc>
          <w:tcPr>
            <w:tcW w:w="1300" w:type="dxa"/>
            <w:noWrap/>
            <w:vAlign w:val="bottom"/>
            <w:hideMark/>
          </w:tcPr>
          <w:p w14:paraId="486AA5B7" w14:textId="456CE2D9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0.7925</w:t>
            </w:r>
          </w:p>
        </w:tc>
      </w:tr>
      <w:tr w:rsidR="000A560F" w14:paraId="74C19A7F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289954B5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 xml:space="preserve">Pain condition </w:t>
            </w:r>
          </w:p>
        </w:tc>
        <w:tc>
          <w:tcPr>
            <w:tcW w:w="1300" w:type="dxa"/>
            <w:noWrap/>
            <w:vAlign w:val="bottom"/>
            <w:hideMark/>
          </w:tcPr>
          <w:p w14:paraId="1D537BB9" w14:textId="46D65B77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  <w:tc>
          <w:tcPr>
            <w:tcW w:w="1300" w:type="dxa"/>
            <w:noWrap/>
            <w:vAlign w:val="bottom"/>
            <w:hideMark/>
          </w:tcPr>
          <w:p w14:paraId="26BE2520" w14:textId="3C711330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0.53-1.16</w:t>
            </w:r>
          </w:p>
        </w:tc>
        <w:tc>
          <w:tcPr>
            <w:tcW w:w="1300" w:type="dxa"/>
            <w:noWrap/>
            <w:vAlign w:val="bottom"/>
            <w:hideMark/>
          </w:tcPr>
          <w:p w14:paraId="67A309F3" w14:textId="07632462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0.2257</w:t>
            </w:r>
          </w:p>
        </w:tc>
      </w:tr>
      <w:tr w:rsidR="000A560F" w14:paraId="024A9014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4250F791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 xml:space="preserve">Alcohol or other substance use </w:t>
            </w:r>
          </w:p>
        </w:tc>
        <w:tc>
          <w:tcPr>
            <w:tcW w:w="1300" w:type="dxa"/>
            <w:noWrap/>
            <w:vAlign w:val="bottom"/>
            <w:hideMark/>
          </w:tcPr>
          <w:p w14:paraId="37365210" w14:textId="476C4D0E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1.47</w:t>
            </w:r>
          </w:p>
        </w:tc>
        <w:tc>
          <w:tcPr>
            <w:tcW w:w="1300" w:type="dxa"/>
            <w:noWrap/>
            <w:vAlign w:val="bottom"/>
            <w:hideMark/>
          </w:tcPr>
          <w:p w14:paraId="39F7083B" w14:textId="5F878748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1.02-2.12</w:t>
            </w:r>
          </w:p>
        </w:tc>
        <w:tc>
          <w:tcPr>
            <w:tcW w:w="1300" w:type="dxa"/>
            <w:noWrap/>
            <w:vAlign w:val="bottom"/>
            <w:hideMark/>
          </w:tcPr>
          <w:p w14:paraId="55037FCC" w14:textId="3EC181C1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0.0372</w:t>
            </w:r>
          </w:p>
        </w:tc>
      </w:tr>
      <w:tr w:rsidR="000A560F" w14:paraId="0D58333A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0185F003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>Benzodiazepine or anticonvulsant use</w:t>
            </w:r>
          </w:p>
        </w:tc>
        <w:tc>
          <w:tcPr>
            <w:tcW w:w="1300" w:type="dxa"/>
            <w:noWrap/>
            <w:vAlign w:val="bottom"/>
            <w:hideMark/>
          </w:tcPr>
          <w:p w14:paraId="0A556508" w14:textId="25711D7E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1.44</w:t>
            </w:r>
          </w:p>
        </w:tc>
        <w:tc>
          <w:tcPr>
            <w:tcW w:w="1300" w:type="dxa"/>
            <w:noWrap/>
            <w:vAlign w:val="bottom"/>
            <w:hideMark/>
          </w:tcPr>
          <w:p w14:paraId="0911A863" w14:textId="0E79744C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0.92-2.23</w:t>
            </w:r>
          </w:p>
        </w:tc>
        <w:tc>
          <w:tcPr>
            <w:tcW w:w="1300" w:type="dxa"/>
            <w:noWrap/>
            <w:vAlign w:val="bottom"/>
            <w:hideMark/>
          </w:tcPr>
          <w:p w14:paraId="0575A56E" w14:textId="1C1D76F1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0.1068</w:t>
            </w:r>
          </w:p>
        </w:tc>
      </w:tr>
      <w:tr w:rsidR="000A560F" w14:paraId="160EFD74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0BB201EF" w14:textId="77777777" w:rsidR="000A560F" w:rsidRDefault="000A560F" w:rsidP="000A560F">
            <w:pPr>
              <w:rPr>
                <w:color w:val="000000"/>
              </w:rPr>
            </w:pPr>
            <w:r>
              <w:rPr>
                <w:color w:val="000000"/>
              </w:rPr>
              <w:t xml:space="preserve">Anxiety or depression </w:t>
            </w:r>
          </w:p>
        </w:tc>
        <w:tc>
          <w:tcPr>
            <w:tcW w:w="1300" w:type="dxa"/>
            <w:noWrap/>
            <w:vAlign w:val="bottom"/>
            <w:hideMark/>
          </w:tcPr>
          <w:p w14:paraId="4700ECE5" w14:textId="34A663BA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1.92</w:t>
            </w:r>
          </w:p>
        </w:tc>
        <w:tc>
          <w:tcPr>
            <w:tcW w:w="1300" w:type="dxa"/>
            <w:noWrap/>
            <w:vAlign w:val="bottom"/>
            <w:hideMark/>
          </w:tcPr>
          <w:p w14:paraId="098CECA3" w14:textId="17B93519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1.29-2.85</w:t>
            </w:r>
          </w:p>
        </w:tc>
        <w:tc>
          <w:tcPr>
            <w:tcW w:w="1300" w:type="dxa"/>
            <w:noWrap/>
            <w:vAlign w:val="bottom"/>
            <w:hideMark/>
          </w:tcPr>
          <w:p w14:paraId="7E5ECDED" w14:textId="49C9B8A7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0.0012</w:t>
            </w:r>
          </w:p>
        </w:tc>
      </w:tr>
      <w:tr w:rsidR="000A560F" w14:paraId="1A045E79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581E0476" w14:textId="4051EF03" w:rsidR="000A560F" w:rsidRDefault="00572535" w:rsidP="000A560F">
            <w:pPr>
              <w:rPr>
                <w:color w:val="000000"/>
              </w:rPr>
            </w:pPr>
            <w:ins w:id="15" w:author="Sundermann, Alexandra C" w:date="2026-01-21T16:21:00Z" w16du:dateUtc="2026-01-21T22:21:00Z">
              <w:r>
                <w:rPr>
                  <w:color w:val="000000"/>
                </w:rPr>
                <w:t>Severe m</w:t>
              </w:r>
            </w:ins>
            <w:del w:id="16" w:author="Sundermann, Alexandra C" w:date="2026-01-21T16:21:00Z" w16du:dateUtc="2026-01-21T22:21:00Z">
              <w:r w:rsidR="000A560F" w:rsidDel="00572535">
                <w:rPr>
                  <w:color w:val="000000"/>
                </w:rPr>
                <w:delText>M</w:delText>
              </w:r>
            </w:del>
            <w:r w:rsidR="000A560F">
              <w:rPr>
                <w:color w:val="000000"/>
              </w:rPr>
              <w:t>aternal morbidity</w:t>
            </w:r>
          </w:p>
        </w:tc>
        <w:tc>
          <w:tcPr>
            <w:tcW w:w="1300" w:type="dxa"/>
            <w:noWrap/>
            <w:vAlign w:val="bottom"/>
            <w:hideMark/>
          </w:tcPr>
          <w:p w14:paraId="129DFAFC" w14:textId="0FB97694" w:rsidR="000A560F" w:rsidRDefault="000A560F" w:rsidP="000A56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0.99</w:t>
            </w:r>
          </w:p>
        </w:tc>
        <w:tc>
          <w:tcPr>
            <w:tcW w:w="1300" w:type="dxa"/>
            <w:noWrap/>
            <w:vAlign w:val="bottom"/>
            <w:hideMark/>
          </w:tcPr>
          <w:p w14:paraId="51B26066" w14:textId="3D954B4B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0.47-2.08</w:t>
            </w:r>
          </w:p>
        </w:tc>
        <w:tc>
          <w:tcPr>
            <w:tcW w:w="1300" w:type="dxa"/>
            <w:noWrap/>
            <w:vAlign w:val="bottom"/>
            <w:hideMark/>
          </w:tcPr>
          <w:p w14:paraId="43291481" w14:textId="0C336E4A" w:rsidR="000A560F" w:rsidRDefault="000A560F" w:rsidP="000A560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0.9789</w:t>
            </w:r>
          </w:p>
        </w:tc>
      </w:tr>
    </w:tbl>
    <w:p w14:paraId="28BFA5FB" w14:textId="34A917FB" w:rsidR="000512AB" w:rsidRPr="006A0087" w:rsidRDefault="000512AB" w:rsidP="000512AB">
      <w:pPr>
        <w:rPr>
          <w:color w:val="000000" w:themeColor="text1"/>
        </w:rPr>
      </w:pPr>
    </w:p>
    <w:p w14:paraId="5B4F633A" w14:textId="77777777" w:rsidR="000512AB" w:rsidRPr="006A0087" w:rsidRDefault="000512AB" w:rsidP="000512AB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Abbreviations</w:t>
      </w:r>
    </w:p>
    <w:p w14:paraId="0F9E8822" w14:textId="77777777" w:rsidR="000512AB" w:rsidRPr="006A0087" w:rsidRDefault="000512AB" w:rsidP="000512AB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HR: Hazard Ratio</w:t>
      </w:r>
    </w:p>
    <w:p w14:paraId="4FD92E95" w14:textId="77777777" w:rsidR="000512AB" w:rsidRPr="006A0087" w:rsidRDefault="000512AB" w:rsidP="000512AB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CI: Confidence interval</w:t>
      </w:r>
    </w:p>
    <w:p w14:paraId="59DCE6BD" w14:textId="77777777" w:rsidR="000512AB" w:rsidRPr="006A0087" w:rsidRDefault="000512AB" w:rsidP="000512AB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MOUD: Medications for Opioid Use Disorder</w:t>
      </w:r>
    </w:p>
    <w:p w14:paraId="0A8CCDFC" w14:textId="77777777" w:rsidR="000512AB" w:rsidRPr="006A0087" w:rsidRDefault="000512AB" w:rsidP="000512AB">
      <w:pPr>
        <w:rPr>
          <w:color w:val="000000" w:themeColor="text1"/>
        </w:rPr>
      </w:pPr>
    </w:p>
    <w:p w14:paraId="56C6F08C" w14:textId="77777777" w:rsidR="000512AB" w:rsidRDefault="000512AB" w:rsidP="0004125D">
      <w:pPr>
        <w:rPr>
          <w:color w:val="000000" w:themeColor="text1"/>
        </w:rPr>
        <w:sectPr w:rsidR="000512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1A3AB4" w14:textId="77777777" w:rsidR="00391CB4" w:rsidRDefault="00391CB4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lastRenderedPageBreak/>
        <w:t>eTable 5. Descriptive characteristics of study cohort limiting deliveries through 2018</w:t>
      </w:r>
    </w:p>
    <w:tbl>
      <w:tblPr>
        <w:tblW w:w="7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0"/>
        <w:gridCol w:w="2398"/>
      </w:tblGrid>
      <w:tr w:rsidR="00D73BD4" w:rsidRPr="00D73BD4" w14:paraId="313D9BDB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AE4C7" w14:textId="77777777" w:rsidR="00D73BD4" w:rsidRPr="00D73BD4" w:rsidRDefault="00D73BD4" w:rsidP="00D73BD4">
            <w:pPr>
              <w:rPr>
                <w:sz w:val="22"/>
                <w:szCs w:val="22"/>
              </w:rPr>
            </w:pP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79AE2" w14:textId="1755CB0C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Overall (N=5728)</w:t>
            </w:r>
          </w:p>
        </w:tc>
      </w:tr>
      <w:tr w:rsidR="00D73BD4" w:rsidRPr="00D73BD4" w14:paraId="6ABDEF2F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0EC8A" w14:textId="77777777" w:rsidR="00D73BD4" w:rsidRPr="00D73BD4" w:rsidRDefault="00D73BD4" w:rsidP="00D73BD4">
            <w:pPr>
              <w:rPr>
                <w:b/>
                <w:bCs/>
                <w:sz w:val="22"/>
                <w:szCs w:val="22"/>
              </w:rPr>
            </w:pPr>
            <w:r w:rsidRPr="00D73BD4">
              <w:rPr>
                <w:b/>
                <w:bCs/>
                <w:sz w:val="22"/>
                <w:szCs w:val="22"/>
              </w:rPr>
              <w:t>Demographic and Clinical Characteristics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F24A8" w14:textId="35D0FA8B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No. (%)</w:t>
            </w:r>
          </w:p>
        </w:tc>
      </w:tr>
      <w:tr w:rsidR="00D73BD4" w:rsidRPr="00D73BD4" w14:paraId="07E453BF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DDA15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Race/Ethnicity combined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422B5" w14:textId="77777777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D73BD4" w:rsidRPr="00D73BD4" w14:paraId="6BD23DF9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6D7FA1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Hispanic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63B00" w14:textId="2D287253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46 (0.80)</w:t>
            </w:r>
          </w:p>
        </w:tc>
      </w:tr>
      <w:tr w:rsidR="00D73BD4" w:rsidRPr="00D73BD4" w14:paraId="792F1257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06487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Non-Hispanic Asian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D7E9C" w14:textId="03B6AD1A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8 (0.14)</w:t>
            </w:r>
          </w:p>
        </w:tc>
      </w:tr>
      <w:tr w:rsidR="00D73BD4" w:rsidRPr="00D73BD4" w14:paraId="0D6A266C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F947C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Non-Hispanic Black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01CB6" w14:textId="121B74D9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139 (2.43)</w:t>
            </w:r>
          </w:p>
        </w:tc>
      </w:tr>
      <w:tr w:rsidR="00D73BD4" w:rsidRPr="00D73BD4" w14:paraId="472E29CD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0A878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Non-Hispanic Other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BD603" w14:textId="425E575D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45 (0.79)</w:t>
            </w:r>
          </w:p>
        </w:tc>
      </w:tr>
      <w:tr w:rsidR="00D73BD4" w:rsidRPr="00D73BD4" w14:paraId="19DEDFAF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668ED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Non-Hispanic White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F42290" w14:textId="384A5CE8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5490 (95.84)</w:t>
            </w:r>
          </w:p>
        </w:tc>
      </w:tr>
      <w:tr w:rsidR="00D73BD4" w:rsidRPr="00D73BD4" w14:paraId="29EB65EC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7E94F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Vaginal delivery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E4008" w14:textId="17DB0D1F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5728 (65.36)</w:t>
            </w:r>
          </w:p>
        </w:tc>
      </w:tr>
      <w:tr w:rsidR="00D73BD4" w:rsidRPr="00D73BD4" w14:paraId="7397A159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1E1AE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 xml:space="preserve">Combined pain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BACF9" w14:textId="499313C3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4537 (79.21)</w:t>
            </w:r>
          </w:p>
        </w:tc>
      </w:tr>
      <w:tr w:rsidR="00D73BD4" w:rsidRPr="00D73BD4" w14:paraId="59062DB3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5CBD2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 xml:space="preserve">Alcohol or other substance use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8EDC3" w14:textId="2A69EDD8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2704 (47.21)</w:t>
            </w:r>
          </w:p>
        </w:tc>
      </w:tr>
      <w:tr w:rsidR="00D73BD4" w:rsidRPr="00D73BD4" w14:paraId="66E27B79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42064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 xml:space="preserve">Benzodiazepine or anticonvulsant use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B7989" w14:textId="3CD62E51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906 (15.82)</w:t>
            </w:r>
          </w:p>
        </w:tc>
      </w:tr>
      <w:tr w:rsidR="00D73BD4" w:rsidRPr="00D73BD4" w14:paraId="3580F069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7B0B8" w14:textId="18B3D664" w:rsidR="00D73BD4" w:rsidRPr="00D73BD4" w:rsidRDefault="00572535" w:rsidP="00D73BD4">
            <w:pPr>
              <w:rPr>
                <w:sz w:val="22"/>
                <w:szCs w:val="22"/>
              </w:rPr>
            </w:pPr>
            <w:ins w:id="17" w:author="Sundermann, Alexandra C" w:date="2026-01-21T16:21:00Z" w16du:dateUtc="2026-01-21T22:21:00Z">
              <w:r>
                <w:rPr>
                  <w:sz w:val="22"/>
                  <w:szCs w:val="22"/>
                </w:rPr>
                <w:t>Severe m</w:t>
              </w:r>
            </w:ins>
            <w:del w:id="18" w:author="Sundermann, Alexandra C" w:date="2026-01-21T16:21:00Z" w16du:dateUtc="2026-01-21T22:21:00Z">
              <w:r w:rsidR="00D73BD4" w:rsidRPr="00D73BD4" w:rsidDel="00572535">
                <w:rPr>
                  <w:sz w:val="22"/>
                  <w:szCs w:val="22"/>
                </w:rPr>
                <w:delText>M</w:delText>
              </w:r>
            </w:del>
            <w:r w:rsidR="00D73BD4" w:rsidRPr="00D73BD4">
              <w:rPr>
                <w:sz w:val="22"/>
                <w:szCs w:val="22"/>
              </w:rPr>
              <w:t xml:space="preserve">aternal morbidity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333B90" w14:textId="7FBBB1C3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470 (8.21)</w:t>
            </w:r>
          </w:p>
        </w:tc>
      </w:tr>
      <w:tr w:rsidR="00D73BD4" w:rsidRPr="00D73BD4" w14:paraId="79398978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3B19B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 xml:space="preserve">Anxiety and depression combined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14964" w14:textId="5E9F8BF6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2542 (44.38)</w:t>
            </w:r>
          </w:p>
        </w:tc>
      </w:tr>
      <w:tr w:rsidR="00D73BD4" w:rsidRPr="00D73BD4" w14:paraId="10798284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BC272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Year of delivery, 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F6102" w14:textId="29C93B74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2015 (2014—2017)</w:t>
            </w:r>
          </w:p>
        </w:tc>
      </w:tr>
      <w:tr w:rsidR="00D73BD4" w:rsidRPr="00D73BD4" w14:paraId="2CF5D92D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0ADF0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Age at delivery, 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D9B90" w14:textId="27FA97E0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27 (24—30)</w:t>
            </w:r>
          </w:p>
        </w:tc>
      </w:tr>
      <w:tr w:rsidR="00D73BD4" w:rsidRPr="00D73BD4" w14:paraId="3F629146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96278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Number of Gestation weeks, 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38E9B" w14:textId="53A131D5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39 (37—39)</w:t>
            </w:r>
          </w:p>
        </w:tc>
      </w:tr>
      <w:tr w:rsidR="00D73BD4" w:rsidRPr="00D73BD4" w14:paraId="66623B06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6BF06A" w14:textId="77777777" w:rsidR="00D73BD4" w:rsidRPr="00D73BD4" w:rsidRDefault="00D73BD4" w:rsidP="00D73BD4">
            <w:pPr>
              <w:rPr>
                <w:sz w:val="22"/>
                <w:szCs w:val="22"/>
              </w:rPr>
            </w:pP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2DF03" w14:textId="77777777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D73BD4" w:rsidRPr="00D73BD4" w14:paraId="158952AE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F3337" w14:textId="77777777" w:rsidR="00D73BD4" w:rsidRPr="00D73BD4" w:rsidRDefault="00D73BD4" w:rsidP="00D73BD4">
            <w:pPr>
              <w:rPr>
                <w:b/>
                <w:bCs/>
                <w:sz w:val="22"/>
                <w:szCs w:val="22"/>
              </w:rPr>
            </w:pPr>
            <w:r w:rsidRPr="00D73BD4">
              <w:rPr>
                <w:b/>
                <w:bCs/>
                <w:sz w:val="22"/>
                <w:szCs w:val="22"/>
              </w:rPr>
              <w:t>Outcome information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C9D3E" w14:textId="77777777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D73BD4" w:rsidRPr="00D73BD4" w14:paraId="1766CB66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59A0D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Event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3D172" w14:textId="6A01A0D4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No. (%)</w:t>
            </w:r>
          </w:p>
        </w:tc>
      </w:tr>
      <w:tr w:rsidR="00D73BD4" w:rsidRPr="00D73BD4" w14:paraId="56C2D33F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5B862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Death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F6782" w14:textId="5B83C6CC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20 (0.35)</w:t>
            </w:r>
          </w:p>
        </w:tc>
      </w:tr>
      <w:tr w:rsidR="00D73BD4" w:rsidRPr="00D73BD4" w14:paraId="145B77D8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EFCBE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Overdose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2CB3C" w14:textId="696E5B85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56 (0.98)</w:t>
            </w:r>
          </w:p>
        </w:tc>
      </w:tr>
      <w:tr w:rsidR="00D73BD4" w:rsidRPr="00D73BD4" w14:paraId="4A7AC172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1520B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Loss of enrollment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528CA" w14:textId="49B9EE3C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671 (11.71)</w:t>
            </w:r>
          </w:p>
        </w:tc>
      </w:tr>
      <w:tr w:rsidR="00D73BD4" w:rsidRPr="00D73BD4" w14:paraId="0DCE1893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C1A30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        Censored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5933C" w14:textId="7CF5435E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4981 (86.96)</w:t>
            </w:r>
          </w:p>
        </w:tc>
      </w:tr>
      <w:tr w:rsidR="00D73BD4" w:rsidRPr="00D73BD4" w14:paraId="78801E12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18696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Time to event among those with outcome, median (IQR)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50867" w14:textId="77777777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D73BD4" w:rsidRPr="00D73BD4" w14:paraId="3C3F8DFB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EA3C1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 xml:space="preserve">Either death or overdose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D0FAF" w14:textId="6826699A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210.5 (123.75—299.5)</w:t>
            </w:r>
          </w:p>
        </w:tc>
      </w:tr>
      <w:tr w:rsidR="00D73BD4" w:rsidRPr="00D73BD4" w14:paraId="32E75027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6B51E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>Death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F1F0E" w14:textId="24AE2DE9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174.5 (58.75—262.5)</w:t>
            </w:r>
          </w:p>
        </w:tc>
      </w:tr>
      <w:tr w:rsidR="00D73BD4" w:rsidRPr="00D73BD4" w14:paraId="077F1847" w14:textId="77777777" w:rsidTr="00F30D37">
        <w:trPr>
          <w:trHeight w:val="25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AA981" w14:textId="77777777" w:rsidR="00D73BD4" w:rsidRPr="00D73BD4" w:rsidRDefault="00D73BD4" w:rsidP="00D73BD4">
            <w:pPr>
              <w:rPr>
                <w:sz w:val="22"/>
                <w:szCs w:val="22"/>
              </w:rPr>
            </w:pPr>
            <w:r w:rsidRPr="00D73BD4">
              <w:rPr>
                <w:sz w:val="22"/>
                <w:szCs w:val="22"/>
              </w:rPr>
              <w:t xml:space="preserve">Overdose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5A2B1" w14:textId="49240BE0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216 (129.5.0—270.25)</w:t>
            </w:r>
          </w:p>
        </w:tc>
      </w:tr>
      <w:tr w:rsidR="00D73BD4" w:rsidRPr="00D73BD4" w14:paraId="2A03E2A8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31D30335" w14:textId="77777777" w:rsidR="00D73BD4" w:rsidRPr="00D73BD4" w:rsidRDefault="00D73BD4" w:rsidP="00D73BD4">
            <w:pPr>
              <w:rPr>
                <w:sz w:val="22"/>
                <w:szCs w:val="22"/>
              </w:rPr>
            </w:pPr>
          </w:p>
        </w:tc>
        <w:tc>
          <w:tcPr>
            <w:tcW w:w="2398" w:type="dxa"/>
            <w:noWrap/>
            <w:vAlign w:val="bottom"/>
          </w:tcPr>
          <w:p w14:paraId="072ED090" w14:textId="77777777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D73BD4" w:rsidRPr="00D73BD4" w14:paraId="5A8DAFF2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721AFF4D" w14:textId="77777777" w:rsidR="00D73BD4" w:rsidRPr="00D73BD4" w:rsidRDefault="00D73BD4" w:rsidP="00D73BD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73BD4">
              <w:rPr>
                <w:b/>
                <w:bCs/>
                <w:color w:val="000000"/>
                <w:sz w:val="22"/>
                <w:szCs w:val="22"/>
              </w:rPr>
              <w:t>MOUD information, median (IQR)</w:t>
            </w:r>
          </w:p>
        </w:tc>
        <w:tc>
          <w:tcPr>
            <w:tcW w:w="2398" w:type="dxa"/>
            <w:noWrap/>
            <w:vAlign w:val="bottom"/>
          </w:tcPr>
          <w:p w14:paraId="10C116A0" w14:textId="77777777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D73BD4" w:rsidRPr="00D73BD4" w14:paraId="303A115F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08A3BD1F" w14:textId="4EBFF5EE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Total days' supply MOUD exposure</w:t>
            </w:r>
          </w:p>
        </w:tc>
        <w:tc>
          <w:tcPr>
            <w:tcW w:w="2398" w:type="dxa"/>
            <w:noWrap/>
            <w:vAlign w:val="bottom"/>
          </w:tcPr>
          <w:p w14:paraId="0C9AF873" w14:textId="06E86E1D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88 (49—110)</w:t>
            </w:r>
          </w:p>
        </w:tc>
      </w:tr>
      <w:tr w:rsidR="00D73BD4" w:rsidRPr="00D73BD4" w14:paraId="60CB733E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3EB928D4" w14:textId="562694F8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 xml:space="preserve">Total days' supply MOUD </w:t>
            </w:r>
            <w:ins w:id="19" w:author="Sundermann, Alexandra C" w:date="2026-01-21T16:18:00Z" w16du:dateUtc="2026-01-21T22:18:00Z">
              <w:r w:rsidR="004B683B">
                <w:rPr>
                  <w:color w:val="000000"/>
                  <w:sz w:val="22"/>
                  <w:szCs w:val="22"/>
                </w:rPr>
                <w:t>ante</w:t>
              </w:r>
            </w:ins>
            <w:del w:id="20" w:author="Sundermann, Alexandra C" w:date="2026-01-21T16:18:00Z" w16du:dateUtc="2026-01-21T22:18:00Z">
              <w:r w:rsidR="004B683B" w:rsidDel="004B683B">
                <w:rPr>
                  <w:color w:val="000000"/>
                  <w:sz w:val="22"/>
                  <w:szCs w:val="22"/>
                </w:rPr>
                <w:delText>pre</w:delText>
              </w:r>
            </w:del>
            <w:r w:rsidRPr="00D73BD4">
              <w:rPr>
                <w:color w:val="000000"/>
                <w:sz w:val="22"/>
                <w:szCs w:val="22"/>
              </w:rPr>
              <w:t>partum</w:t>
            </w:r>
          </w:p>
        </w:tc>
        <w:tc>
          <w:tcPr>
            <w:tcW w:w="2398" w:type="dxa"/>
            <w:noWrap/>
            <w:vAlign w:val="bottom"/>
          </w:tcPr>
          <w:p w14:paraId="60601326" w14:textId="1DD50AEE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62 (30—77)</w:t>
            </w:r>
          </w:p>
        </w:tc>
      </w:tr>
      <w:tr w:rsidR="00D73BD4" w:rsidRPr="00D73BD4" w14:paraId="0018E286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7810F493" w14:textId="6C74AC3D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Total days' supply MOUD postpartum</w:t>
            </w:r>
          </w:p>
        </w:tc>
        <w:tc>
          <w:tcPr>
            <w:tcW w:w="2398" w:type="dxa"/>
            <w:noWrap/>
            <w:vAlign w:val="bottom"/>
          </w:tcPr>
          <w:p w14:paraId="3D83B08D" w14:textId="11110F60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30 (13—40)</w:t>
            </w:r>
          </w:p>
        </w:tc>
      </w:tr>
      <w:tr w:rsidR="00D73BD4" w:rsidRPr="00D73BD4" w14:paraId="5482A96F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55B6E53A" w14:textId="59DE43EA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Avg daily dose exposure (mg)</w:t>
            </w:r>
            <w:r w:rsidRPr="00D73BD4">
              <w:rPr>
                <w:sz w:val="22"/>
                <w:szCs w:val="22"/>
                <w:vertAlign w:val="superscript"/>
              </w:rPr>
              <w:t xml:space="preserve"> a</w:t>
            </w:r>
          </w:p>
        </w:tc>
        <w:tc>
          <w:tcPr>
            <w:tcW w:w="2398" w:type="dxa"/>
            <w:noWrap/>
            <w:vAlign w:val="bottom"/>
          </w:tcPr>
          <w:p w14:paraId="6484C4E6" w14:textId="56879138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14.22 (9.94—16.0)</w:t>
            </w:r>
          </w:p>
        </w:tc>
      </w:tr>
      <w:tr w:rsidR="00D73BD4" w:rsidRPr="00D73BD4" w14:paraId="5592701A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33AAE729" w14:textId="013D6925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 xml:space="preserve">Avg daily dose </w:t>
            </w:r>
            <w:ins w:id="21" w:author="Sundermann, Alexandra C" w:date="2026-01-21T16:18:00Z" w16du:dateUtc="2026-01-21T22:18:00Z">
              <w:r w:rsidR="004B683B">
                <w:rPr>
                  <w:color w:val="000000"/>
                  <w:sz w:val="22"/>
                  <w:szCs w:val="22"/>
                </w:rPr>
                <w:t>ante</w:t>
              </w:r>
            </w:ins>
            <w:del w:id="22" w:author="Sundermann, Alexandra C" w:date="2026-01-21T16:18:00Z" w16du:dateUtc="2026-01-21T22:18:00Z">
              <w:r w:rsidRPr="00D73BD4" w:rsidDel="004B683B">
                <w:rPr>
                  <w:color w:val="000000"/>
                  <w:sz w:val="22"/>
                  <w:szCs w:val="22"/>
                </w:rPr>
                <w:delText>pre</w:delText>
              </w:r>
            </w:del>
            <w:r w:rsidRPr="00D73BD4">
              <w:rPr>
                <w:color w:val="000000"/>
                <w:sz w:val="22"/>
                <w:szCs w:val="22"/>
              </w:rPr>
              <w:t>partum (mg)</w:t>
            </w:r>
            <w:r w:rsidRPr="00D73BD4">
              <w:rPr>
                <w:sz w:val="22"/>
                <w:szCs w:val="22"/>
                <w:vertAlign w:val="superscript"/>
              </w:rPr>
              <w:t xml:space="preserve"> a</w:t>
            </w:r>
          </w:p>
        </w:tc>
        <w:tc>
          <w:tcPr>
            <w:tcW w:w="2398" w:type="dxa"/>
            <w:noWrap/>
            <w:vAlign w:val="bottom"/>
          </w:tcPr>
          <w:p w14:paraId="3E72CF96" w14:textId="29DAE5CA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14.55 (8.00—16.00)</w:t>
            </w:r>
          </w:p>
        </w:tc>
      </w:tr>
      <w:tr w:rsidR="00D73BD4" w:rsidRPr="00D73BD4" w14:paraId="046A297B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6DE381A4" w14:textId="6753BFE1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Avg daily dose postpartum (mg)</w:t>
            </w:r>
            <w:r w:rsidRPr="00D73BD4">
              <w:rPr>
                <w:sz w:val="22"/>
                <w:szCs w:val="22"/>
                <w:vertAlign w:val="superscript"/>
              </w:rPr>
              <w:t xml:space="preserve"> a</w:t>
            </w:r>
          </w:p>
        </w:tc>
        <w:tc>
          <w:tcPr>
            <w:tcW w:w="2398" w:type="dxa"/>
            <w:noWrap/>
            <w:vAlign w:val="bottom"/>
          </w:tcPr>
          <w:p w14:paraId="4BF15582" w14:textId="4DAE450F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9.21 (4.00—16.00)</w:t>
            </w:r>
          </w:p>
        </w:tc>
      </w:tr>
      <w:tr w:rsidR="00D73BD4" w:rsidRPr="00D73BD4" w14:paraId="186BEFF2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77C61192" w14:textId="5BD0327F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Total days' supply buprenorphine exposure</w:t>
            </w:r>
            <w:r w:rsidRPr="00D73BD4">
              <w:rPr>
                <w:sz w:val="22"/>
                <w:szCs w:val="22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049D0F98" w14:textId="319C1FA6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89 (50—111)</w:t>
            </w:r>
          </w:p>
        </w:tc>
      </w:tr>
      <w:tr w:rsidR="00D73BD4" w:rsidRPr="00D73BD4" w14:paraId="46A3563C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7FE0D374" w14:textId="7FD4016E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 xml:space="preserve">Total days' supply buprenorphine </w:t>
            </w:r>
            <w:ins w:id="23" w:author="Sundermann, Alexandra C" w:date="2026-01-21T16:18:00Z" w16du:dateUtc="2026-01-21T22:18:00Z">
              <w:r w:rsidR="004B683B">
                <w:rPr>
                  <w:color w:val="000000"/>
                  <w:sz w:val="22"/>
                  <w:szCs w:val="22"/>
                </w:rPr>
                <w:t>ante</w:t>
              </w:r>
            </w:ins>
            <w:del w:id="24" w:author="Sundermann, Alexandra C" w:date="2026-01-21T16:18:00Z" w16du:dateUtc="2026-01-21T22:18:00Z">
              <w:r w:rsidRPr="00D73BD4" w:rsidDel="004B683B">
                <w:rPr>
                  <w:color w:val="000000"/>
                  <w:sz w:val="22"/>
                  <w:szCs w:val="22"/>
                </w:rPr>
                <w:delText>pre</w:delText>
              </w:r>
            </w:del>
            <w:r w:rsidRPr="00D73BD4">
              <w:rPr>
                <w:color w:val="000000"/>
                <w:sz w:val="22"/>
                <w:szCs w:val="22"/>
              </w:rPr>
              <w:t>partum</w:t>
            </w:r>
            <w:r w:rsidRPr="00D73BD4">
              <w:rPr>
                <w:sz w:val="22"/>
                <w:szCs w:val="22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6F1D0059" w14:textId="4D76FCEB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62 (30—77)</w:t>
            </w:r>
          </w:p>
        </w:tc>
      </w:tr>
      <w:tr w:rsidR="00D73BD4" w:rsidRPr="00D73BD4" w14:paraId="72F91D5B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0330180A" w14:textId="2AAB4EC4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Total days' supply buprenorphine postpartum</w:t>
            </w:r>
            <w:r w:rsidRPr="00D73BD4">
              <w:rPr>
                <w:sz w:val="22"/>
                <w:szCs w:val="22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6716DBBF" w14:textId="68D1A680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30 (13—41)</w:t>
            </w:r>
          </w:p>
        </w:tc>
      </w:tr>
      <w:tr w:rsidR="00D73BD4" w:rsidRPr="00D73BD4" w14:paraId="03C9EA39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59E81D46" w14:textId="1C08DF2A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Avg daily dose buprenorphine exposure (mg)</w:t>
            </w:r>
            <w:r w:rsidRPr="00D73BD4">
              <w:rPr>
                <w:sz w:val="22"/>
                <w:szCs w:val="22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38B7F1F4" w14:textId="4DED6241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14.15 (9.79—16.00)</w:t>
            </w:r>
          </w:p>
        </w:tc>
      </w:tr>
      <w:tr w:rsidR="00D73BD4" w:rsidRPr="00D73BD4" w14:paraId="2914B51D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742B323E" w14:textId="433E1560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 xml:space="preserve">Avg daily dose buprenorphine </w:t>
            </w:r>
            <w:ins w:id="25" w:author="Sundermann, Alexandra C" w:date="2026-01-21T16:18:00Z" w16du:dateUtc="2026-01-21T22:18:00Z">
              <w:r w:rsidR="004B683B">
                <w:rPr>
                  <w:color w:val="000000"/>
                  <w:sz w:val="22"/>
                  <w:szCs w:val="22"/>
                </w:rPr>
                <w:t>ante</w:t>
              </w:r>
            </w:ins>
            <w:del w:id="26" w:author="Sundermann, Alexandra C" w:date="2026-01-21T16:18:00Z" w16du:dateUtc="2026-01-21T22:18:00Z">
              <w:r w:rsidRPr="00D73BD4" w:rsidDel="004B683B">
                <w:rPr>
                  <w:color w:val="000000"/>
                  <w:sz w:val="22"/>
                  <w:szCs w:val="22"/>
                </w:rPr>
                <w:delText>pre</w:delText>
              </w:r>
            </w:del>
            <w:r w:rsidRPr="00D73BD4">
              <w:rPr>
                <w:color w:val="000000"/>
                <w:sz w:val="22"/>
                <w:szCs w:val="22"/>
              </w:rPr>
              <w:t>partum (mg)</w:t>
            </w:r>
            <w:r w:rsidRPr="00D73BD4">
              <w:rPr>
                <w:sz w:val="22"/>
                <w:szCs w:val="22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383374CD" w14:textId="26DF24B7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14.49 (8.00—16.00)</w:t>
            </w:r>
          </w:p>
        </w:tc>
      </w:tr>
      <w:tr w:rsidR="00D73BD4" w:rsidRPr="00D73BD4" w14:paraId="212E47EC" w14:textId="77777777" w:rsidTr="00F30D37">
        <w:trPr>
          <w:trHeight w:val="255"/>
        </w:trPr>
        <w:tc>
          <w:tcPr>
            <w:tcW w:w="5500" w:type="dxa"/>
            <w:noWrap/>
            <w:vAlign w:val="bottom"/>
          </w:tcPr>
          <w:p w14:paraId="1A74EECE" w14:textId="32ABFA2C" w:rsidR="00D73BD4" w:rsidRPr="00D73BD4" w:rsidRDefault="00D73BD4" w:rsidP="00D73BD4">
            <w:pPr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Avg daily dose buprenorphine postpartum (mg)</w:t>
            </w:r>
            <w:r w:rsidRPr="00D73BD4">
              <w:rPr>
                <w:sz w:val="22"/>
                <w:szCs w:val="22"/>
                <w:vertAlign w:val="superscript"/>
              </w:rPr>
              <w:t xml:space="preserve"> b</w:t>
            </w:r>
          </w:p>
        </w:tc>
        <w:tc>
          <w:tcPr>
            <w:tcW w:w="2398" w:type="dxa"/>
            <w:noWrap/>
            <w:vAlign w:val="bottom"/>
          </w:tcPr>
          <w:p w14:paraId="12FA2370" w14:textId="599056CC" w:rsidR="00D73BD4" w:rsidRPr="00D73BD4" w:rsidRDefault="00D73BD4" w:rsidP="00D73BD4">
            <w:pPr>
              <w:jc w:val="right"/>
              <w:rPr>
                <w:color w:val="000000"/>
                <w:sz w:val="22"/>
                <w:szCs w:val="22"/>
              </w:rPr>
            </w:pPr>
            <w:r w:rsidRPr="00D73BD4">
              <w:rPr>
                <w:color w:val="000000"/>
                <w:sz w:val="22"/>
                <w:szCs w:val="22"/>
              </w:rPr>
              <w:t>9.14 (4.00—16.00)</w:t>
            </w:r>
          </w:p>
        </w:tc>
      </w:tr>
    </w:tbl>
    <w:p w14:paraId="41E2EAB2" w14:textId="77777777" w:rsidR="00D73BD4" w:rsidRDefault="00D73BD4" w:rsidP="00752795">
      <w:pPr>
        <w:rPr>
          <w:color w:val="000000" w:themeColor="text1"/>
        </w:rPr>
      </w:pPr>
    </w:p>
    <w:p w14:paraId="39527E2A" w14:textId="2F7401C2" w:rsidR="00D73BD4" w:rsidRPr="00AD6AEE" w:rsidRDefault="00D73BD4" w:rsidP="00BE2F5A">
      <w:pPr>
        <w:contextualSpacing/>
        <w:rPr>
          <w:sz w:val="22"/>
          <w:szCs w:val="22"/>
        </w:rPr>
      </w:pPr>
      <w:r w:rsidRPr="00AD6AEE">
        <w:rPr>
          <w:sz w:val="22"/>
          <w:szCs w:val="22"/>
          <w:vertAlign w:val="superscript"/>
        </w:rPr>
        <w:t xml:space="preserve">a </w:t>
      </w:r>
      <w:r w:rsidRPr="00AD6AEE">
        <w:rPr>
          <w:sz w:val="22"/>
          <w:szCs w:val="22"/>
        </w:rPr>
        <w:t>Medications excluded in dosage calculation: powder buprenorphine, sublocade, vivitrol (N=</w:t>
      </w:r>
      <w:r>
        <w:rPr>
          <w:sz w:val="22"/>
          <w:szCs w:val="22"/>
        </w:rPr>
        <w:t>5669</w:t>
      </w:r>
      <w:r w:rsidRPr="00AD6AEE">
        <w:rPr>
          <w:sz w:val="22"/>
          <w:szCs w:val="22"/>
        </w:rPr>
        <w:t>)</w:t>
      </w:r>
    </w:p>
    <w:p w14:paraId="2CBEE062" w14:textId="4783C8CE" w:rsidR="00D73BD4" w:rsidRPr="00AD6AEE" w:rsidRDefault="00D73BD4" w:rsidP="00BE2F5A">
      <w:pPr>
        <w:contextualSpacing/>
        <w:rPr>
          <w:sz w:val="22"/>
          <w:szCs w:val="22"/>
        </w:rPr>
      </w:pPr>
      <w:r w:rsidRPr="00AD6AEE">
        <w:rPr>
          <w:sz w:val="22"/>
          <w:szCs w:val="22"/>
          <w:vertAlign w:val="superscript"/>
        </w:rPr>
        <w:t>b</w:t>
      </w:r>
      <w:r>
        <w:rPr>
          <w:sz w:val="22"/>
          <w:szCs w:val="22"/>
        </w:rPr>
        <w:t xml:space="preserve"> Excluded individuals who received naltrexone (N=5621)</w:t>
      </w:r>
    </w:p>
    <w:p w14:paraId="203BC3A2" w14:textId="25BB628D" w:rsidR="00391CB4" w:rsidRDefault="00391CB4" w:rsidP="00D73BD4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7BC7AFB" w14:textId="39EBA593" w:rsidR="000512AB" w:rsidRPr="006A0087" w:rsidRDefault="0004125D" w:rsidP="000512AB">
      <w:pPr>
        <w:rPr>
          <w:color w:val="000000" w:themeColor="text1"/>
        </w:rPr>
      </w:pPr>
      <w:r w:rsidRPr="006A0087">
        <w:rPr>
          <w:color w:val="000000" w:themeColor="text1"/>
        </w:rPr>
        <w:lastRenderedPageBreak/>
        <w:t xml:space="preserve">eTable </w:t>
      </w:r>
      <w:r w:rsidR="00391CB4">
        <w:rPr>
          <w:color w:val="000000" w:themeColor="text1"/>
        </w:rPr>
        <w:t>6</w:t>
      </w:r>
      <w:r w:rsidRPr="006A0087">
        <w:rPr>
          <w:color w:val="000000" w:themeColor="text1"/>
        </w:rPr>
        <w:t xml:space="preserve">. </w:t>
      </w:r>
      <w:r w:rsidR="000512AB" w:rsidRPr="006A0087">
        <w:rPr>
          <w:color w:val="000000" w:themeColor="text1"/>
        </w:rPr>
        <w:t>Results of sensitivity analysis limiting deliveries through 2018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0"/>
        <w:gridCol w:w="1300"/>
        <w:gridCol w:w="1300"/>
        <w:gridCol w:w="1300"/>
      </w:tblGrid>
      <w:tr w:rsidR="000512AB" w14:paraId="734EAB74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74C6E6D7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>Variable</w:t>
            </w:r>
          </w:p>
        </w:tc>
        <w:tc>
          <w:tcPr>
            <w:tcW w:w="1300" w:type="dxa"/>
            <w:noWrap/>
            <w:vAlign w:val="bottom"/>
            <w:hideMark/>
          </w:tcPr>
          <w:p w14:paraId="0D92C962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1300" w:type="dxa"/>
            <w:noWrap/>
            <w:vAlign w:val="bottom"/>
            <w:hideMark/>
          </w:tcPr>
          <w:p w14:paraId="53447111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95% CI</w:t>
            </w:r>
          </w:p>
        </w:tc>
        <w:tc>
          <w:tcPr>
            <w:tcW w:w="1300" w:type="dxa"/>
            <w:noWrap/>
            <w:vAlign w:val="bottom"/>
            <w:hideMark/>
          </w:tcPr>
          <w:p w14:paraId="03B2896C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p-value</w:t>
            </w:r>
          </w:p>
        </w:tc>
      </w:tr>
      <w:tr w:rsidR="000512AB" w14:paraId="3803F1E5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2C147C53" w14:textId="77777777" w:rsidR="000512AB" w:rsidRDefault="000512AB" w:rsidP="00F30D37">
            <w:pPr>
              <w:rPr>
                <w:color w:val="000000"/>
              </w:rPr>
            </w:pPr>
            <w:commentRangeStart w:id="27"/>
            <w:r>
              <w:rPr>
                <w:color w:val="000000"/>
              </w:rPr>
              <w:t>Total days' supply MOUD: 31 vs 1 (Ref)</w:t>
            </w:r>
            <w:commentRangeEnd w:id="27"/>
            <w:r w:rsidR="00333E2E">
              <w:rPr>
                <w:rStyle w:val="CommentReference"/>
                <w:color w:val="000000"/>
                <w:sz w:val="24"/>
                <w:szCs w:val="24"/>
              </w:rPr>
              <w:commentReference w:id="27"/>
            </w:r>
          </w:p>
        </w:tc>
        <w:tc>
          <w:tcPr>
            <w:tcW w:w="1300" w:type="dxa"/>
            <w:noWrap/>
            <w:vAlign w:val="bottom"/>
            <w:hideMark/>
          </w:tcPr>
          <w:p w14:paraId="28F2474F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0.76</w:t>
            </w:r>
          </w:p>
        </w:tc>
        <w:tc>
          <w:tcPr>
            <w:tcW w:w="1300" w:type="dxa"/>
            <w:noWrap/>
            <w:vAlign w:val="bottom"/>
            <w:hideMark/>
          </w:tcPr>
          <w:p w14:paraId="71A65C4A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0.65-0.90</w:t>
            </w:r>
          </w:p>
        </w:tc>
        <w:tc>
          <w:tcPr>
            <w:tcW w:w="1300" w:type="dxa"/>
            <w:noWrap/>
            <w:vAlign w:val="bottom"/>
            <w:hideMark/>
          </w:tcPr>
          <w:p w14:paraId="162F84BD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0.0013</w:t>
            </w:r>
          </w:p>
        </w:tc>
      </w:tr>
      <w:tr w:rsidR="000512AB" w14:paraId="6F957BC5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0A63B09E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>Year of delivery: 2018 vs 2016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2D7B4962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1.38</w:t>
            </w:r>
          </w:p>
        </w:tc>
        <w:tc>
          <w:tcPr>
            <w:tcW w:w="1300" w:type="dxa"/>
            <w:noWrap/>
            <w:vAlign w:val="bottom"/>
            <w:hideMark/>
          </w:tcPr>
          <w:p w14:paraId="6DBAFFFA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1.02-1.87</w:t>
            </w:r>
          </w:p>
        </w:tc>
        <w:tc>
          <w:tcPr>
            <w:tcW w:w="1300" w:type="dxa"/>
            <w:noWrap/>
            <w:vAlign w:val="bottom"/>
            <w:hideMark/>
          </w:tcPr>
          <w:p w14:paraId="39FB0FAF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0.0358</w:t>
            </w:r>
          </w:p>
        </w:tc>
      </w:tr>
      <w:tr w:rsidR="000512AB" w14:paraId="16D2206D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54BA348B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>Age at delivery: 31 vs 27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067E9BA1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1300" w:type="dxa"/>
            <w:noWrap/>
            <w:vAlign w:val="bottom"/>
            <w:hideMark/>
          </w:tcPr>
          <w:p w14:paraId="42252EE1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0.78-1.19</w:t>
            </w:r>
          </w:p>
        </w:tc>
        <w:tc>
          <w:tcPr>
            <w:tcW w:w="1300" w:type="dxa"/>
            <w:noWrap/>
            <w:vAlign w:val="bottom"/>
            <w:hideMark/>
          </w:tcPr>
          <w:p w14:paraId="27843AD7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0.7069</w:t>
            </w:r>
          </w:p>
        </w:tc>
      </w:tr>
      <w:tr w:rsidR="000512AB" w14:paraId="6602AB70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1632B2AB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>Number of gestation weeks 37 vs 39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31FCFF06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1.11</w:t>
            </w:r>
          </w:p>
        </w:tc>
        <w:tc>
          <w:tcPr>
            <w:tcW w:w="1300" w:type="dxa"/>
            <w:noWrap/>
            <w:vAlign w:val="bottom"/>
            <w:hideMark/>
          </w:tcPr>
          <w:p w14:paraId="51D045CC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0.92-1.33</w:t>
            </w:r>
          </w:p>
        </w:tc>
        <w:tc>
          <w:tcPr>
            <w:tcW w:w="1300" w:type="dxa"/>
            <w:noWrap/>
            <w:vAlign w:val="bottom"/>
            <w:hideMark/>
          </w:tcPr>
          <w:p w14:paraId="3E127AED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0.2809</w:t>
            </w:r>
          </w:p>
        </w:tc>
      </w:tr>
      <w:tr w:rsidR="000512AB" w14:paraId="543567CE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0F77E39F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>Cesarean delivery vs Vaginal delivery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05640EE0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1.20</w:t>
            </w:r>
          </w:p>
        </w:tc>
        <w:tc>
          <w:tcPr>
            <w:tcW w:w="1300" w:type="dxa"/>
            <w:noWrap/>
            <w:vAlign w:val="bottom"/>
            <w:hideMark/>
          </w:tcPr>
          <w:p w14:paraId="6A9B5F1F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0.74-1.95</w:t>
            </w:r>
          </w:p>
        </w:tc>
        <w:tc>
          <w:tcPr>
            <w:tcW w:w="1300" w:type="dxa"/>
            <w:noWrap/>
            <w:vAlign w:val="bottom"/>
            <w:hideMark/>
          </w:tcPr>
          <w:p w14:paraId="659D077E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0.4553</w:t>
            </w:r>
          </w:p>
        </w:tc>
      </w:tr>
      <w:tr w:rsidR="000512AB" w14:paraId="173567E9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1FDC2D6B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Pain condition </w:t>
            </w:r>
          </w:p>
        </w:tc>
        <w:tc>
          <w:tcPr>
            <w:tcW w:w="1300" w:type="dxa"/>
            <w:noWrap/>
            <w:vAlign w:val="bottom"/>
            <w:hideMark/>
          </w:tcPr>
          <w:p w14:paraId="5CC724B5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1.31</w:t>
            </w:r>
          </w:p>
        </w:tc>
        <w:tc>
          <w:tcPr>
            <w:tcW w:w="1300" w:type="dxa"/>
            <w:noWrap/>
            <w:vAlign w:val="bottom"/>
            <w:hideMark/>
          </w:tcPr>
          <w:p w14:paraId="5ED80E7E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0.77-2.23</w:t>
            </w:r>
          </w:p>
        </w:tc>
        <w:tc>
          <w:tcPr>
            <w:tcW w:w="1300" w:type="dxa"/>
            <w:noWrap/>
            <w:vAlign w:val="bottom"/>
            <w:hideMark/>
          </w:tcPr>
          <w:p w14:paraId="21B0D057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0.3239</w:t>
            </w:r>
          </w:p>
        </w:tc>
      </w:tr>
      <w:tr w:rsidR="000512AB" w14:paraId="64DDB7D7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76E00200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Alcohol or other substance use </w:t>
            </w:r>
          </w:p>
        </w:tc>
        <w:tc>
          <w:tcPr>
            <w:tcW w:w="1300" w:type="dxa"/>
            <w:noWrap/>
            <w:vAlign w:val="bottom"/>
            <w:hideMark/>
          </w:tcPr>
          <w:p w14:paraId="0AB9A839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1.08</w:t>
            </w:r>
          </w:p>
        </w:tc>
        <w:tc>
          <w:tcPr>
            <w:tcW w:w="1300" w:type="dxa"/>
            <w:noWrap/>
            <w:vAlign w:val="bottom"/>
            <w:hideMark/>
          </w:tcPr>
          <w:p w14:paraId="0F774DAE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0.67-1.70</w:t>
            </w:r>
          </w:p>
        </w:tc>
        <w:tc>
          <w:tcPr>
            <w:tcW w:w="1300" w:type="dxa"/>
            <w:noWrap/>
            <w:vAlign w:val="bottom"/>
            <w:hideMark/>
          </w:tcPr>
          <w:p w14:paraId="6EEBBDD0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0.7752</w:t>
            </w:r>
          </w:p>
        </w:tc>
      </w:tr>
      <w:tr w:rsidR="000512AB" w14:paraId="64A1D3F0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28E2A6DF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>Benzodiazepine or anticonvulsant use</w:t>
            </w:r>
          </w:p>
        </w:tc>
        <w:tc>
          <w:tcPr>
            <w:tcW w:w="1300" w:type="dxa"/>
            <w:noWrap/>
            <w:vAlign w:val="bottom"/>
            <w:hideMark/>
          </w:tcPr>
          <w:p w14:paraId="1A2884D7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1.26</w:t>
            </w:r>
          </w:p>
        </w:tc>
        <w:tc>
          <w:tcPr>
            <w:tcW w:w="1300" w:type="dxa"/>
            <w:noWrap/>
            <w:vAlign w:val="bottom"/>
            <w:hideMark/>
          </w:tcPr>
          <w:p w14:paraId="1F7CFF0E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0.72-2.20</w:t>
            </w:r>
          </w:p>
        </w:tc>
        <w:tc>
          <w:tcPr>
            <w:tcW w:w="1300" w:type="dxa"/>
            <w:noWrap/>
            <w:vAlign w:val="bottom"/>
            <w:hideMark/>
          </w:tcPr>
          <w:p w14:paraId="1951727D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0.4268</w:t>
            </w:r>
          </w:p>
        </w:tc>
      </w:tr>
      <w:tr w:rsidR="000512AB" w14:paraId="45653355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2F4C96AC" w14:textId="77777777" w:rsidR="000512AB" w:rsidRDefault="000512AB" w:rsidP="00F3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Anxiety or depression </w:t>
            </w:r>
          </w:p>
        </w:tc>
        <w:tc>
          <w:tcPr>
            <w:tcW w:w="1300" w:type="dxa"/>
            <w:noWrap/>
            <w:vAlign w:val="bottom"/>
            <w:hideMark/>
          </w:tcPr>
          <w:p w14:paraId="283D2153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2.11</w:t>
            </w:r>
          </w:p>
        </w:tc>
        <w:tc>
          <w:tcPr>
            <w:tcW w:w="1300" w:type="dxa"/>
            <w:noWrap/>
            <w:vAlign w:val="bottom"/>
            <w:hideMark/>
          </w:tcPr>
          <w:p w14:paraId="4C3422A7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1.29-3.47</w:t>
            </w:r>
          </w:p>
        </w:tc>
        <w:tc>
          <w:tcPr>
            <w:tcW w:w="1300" w:type="dxa"/>
            <w:noWrap/>
            <w:vAlign w:val="bottom"/>
            <w:hideMark/>
          </w:tcPr>
          <w:p w14:paraId="07222EAC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0.003</w:t>
            </w:r>
          </w:p>
        </w:tc>
      </w:tr>
      <w:tr w:rsidR="000512AB" w14:paraId="3472A669" w14:textId="77777777" w:rsidTr="00F30D37">
        <w:trPr>
          <w:trHeight w:val="320"/>
        </w:trPr>
        <w:tc>
          <w:tcPr>
            <w:tcW w:w="4640" w:type="dxa"/>
            <w:noWrap/>
            <w:vAlign w:val="bottom"/>
            <w:hideMark/>
          </w:tcPr>
          <w:p w14:paraId="566F1C38" w14:textId="72596C66" w:rsidR="000512AB" w:rsidRDefault="00572535" w:rsidP="00F30D37">
            <w:pPr>
              <w:rPr>
                <w:color w:val="000000"/>
              </w:rPr>
            </w:pPr>
            <w:ins w:id="28" w:author="Sundermann, Alexandra C" w:date="2026-01-21T16:21:00Z" w16du:dateUtc="2026-01-21T22:21:00Z">
              <w:r>
                <w:rPr>
                  <w:color w:val="000000"/>
                </w:rPr>
                <w:t>Severe m</w:t>
              </w:r>
            </w:ins>
            <w:del w:id="29" w:author="Sundermann, Alexandra C" w:date="2026-01-21T16:21:00Z" w16du:dateUtc="2026-01-21T22:21:00Z">
              <w:r w:rsidR="000512AB" w:rsidDel="00572535">
                <w:rPr>
                  <w:color w:val="000000"/>
                </w:rPr>
                <w:delText>M</w:delText>
              </w:r>
            </w:del>
            <w:r w:rsidR="000512AB">
              <w:rPr>
                <w:color w:val="000000"/>
              </w:rPr>
              <w:t>aternal morbidity</w:t>
            </w:r>
          </w:p>
        </w:tc>
        <w:tc>
          <w:tcPr>
            <w:tcW w:w="1300" w:type="dxa"/>
            <w:noWrap/>
            <w:vAlign w:val="bottom"/>
            <w:hideMark/>
          </w:tcPr>
          <w:p w14:paraId="7F9A7019" w14:textId="77777777" w:rsidR="000512AB" w:rsidRDefault="000512AB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300" w:type="dxa"/>
            <w:noWrap/>
            <w:vAlign w:val="bottom"/>
            <w:hideMark/>
          </w:tcPr>
          <w:p w14:paraId="62CB7487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0.34-2.15</w:t>
            </w:r>
          </w:p>
        </w:tc>
        <w:tc>
          <w:tcPr>
            <w:tcW w:w="1300" w:type="dxa"/>
            <w:noWrap/>
            <w:vAlign w:val="bottom"/>
            <w:hideMark/>
          </w:tcPr>
          <w:p w14:paraId="32424C37" w14:textId="77777777" w:rsidR="000512AB" w:rsidRDefault="000512AB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0.7449</w:t>
            </w:r>
          </w:p>
        </w:tc>
      </w:tr>
    </w:tbl>
    <w:p w14:paraId="6B7F8B75" w14:textId="2D66C81D" w:rsidR="0004125D" w:rsidRPr="006A0087" w:rsidRDefault="0004125D" w:rsidP="000512AB">
      <w:pPr>
        <w:rPr>
          <w:color w:val="000000" w:themeColor="text1"/>
        </w:rPr>
      </w:pPr>
    </w:p>
    <w:p w14:paraId="1715F175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Abbreviations</w:t>
      </w:r>
    </w:p>
    <w:p w14:paraId="3FDCC2D6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HR: Hazard Ratio</w:t>
      </w:r>
    </w:p>
    <w:p w14:paraId="132B6177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CI: Confidence interval</w:t>
      </w:r>
    </w:p>
    <w:p w14:paraId="0246BDEB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MOUD: Medications for Opioid Use Disorder</w:t>
      </w:r>
    </w:p>
    <w:p w14:paraId="6EF08FE0" w14:textId="77777777" w:rsidR="0004125D" w:rsidRPr="006A0087" w:rsidRDefault="0004125D" w:rsidP="0004125D">
      <w:pPr>
        <w:rPr>
          <w:color w:val="000000" w:themeColor="text1"/>
        </w:rPr>
      </w:pPr>
    </w:p>
    <w:p w14:paraId="1EBC5795" w14:textId="77777777" w:rsidR="0004125D" w:rsidRDefault="0004125D" w:rsidP="00352667">
      <w:pPr>
        <w:rPr>
          <w:color w:val="000000" w:themeColor="text1"/>
        </w:rPr>
      </w:pPr>
    </w:p>
    <w:p w14:paraId="37E11342" w14:textId="77777777" w:rsidR="000512AB" w:rsidRDefault="000512AB" w:rsidP="00352667">
      <w:pPr>
        <w:rPr>
          <w:color w:val="000000" w:themeColor="text1"/>
        </w:rPr>
        <w:sectPr w:rsidR="000512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ACAB2F" w14:textId="153F56A5" w:rsidR="0004125D" w:rsidRPr="006A0087" w:rsidRDefault="0004125D" w:rsidP="0004125D">
      <w:pPr>
        <w:rPr>
          <w:color w:val="000000" w:themeColor="text1"/>
        </w:rPr>
      </w:pPr>
      <w:r w:rsidRPr="006A0087">
        <w:rPr>
          <w:color w:val="000000" w:themeColor="text1"/>
        </w:rPr>
        <w:lastRenderedPageBreak/>
        <w:t xml:space="preserve">eTable </w:t>
      </w:r>
      <w:r w:rsidR="00391CB4">
        <w:rPr>
          <w:color w:val="000000" w:themeColor="text1"/>
        </w:rPr>
        <w:t>7</w:t>
      </w:r>
      <w:r w:rsidRPr="006A0087">
        <w:rPr>
          <w:color w:val="000000" w:themeColor="text1"/>
        </w:rPr>
        <w:t xml:space="preserve">. Results of shift-forward sensitivity analysis 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0"/>
        <w:gridCol w:w="1300"/>
        <w:gridCol w:w="1300"/>
        <w:gridCol w:w="1300"/>
      </w:tblGrid>
      <w:tr w:rsidR="0004125D" w14:paraId="773C3D8A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0B300C9C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>Variable</w:t>
            </w:r>
          </w:p>
        </w:tc>
        <w:tc>
          <w:tcPr>
            <w:tcW w:w="1300" w:type="dxa"/>
            <w:noWrap/>
            <w:vAlign w:val="bottom"/>
            <w:hideMark/>
          </w:tcPr>
          <w:p w14:paraId="4D606AAD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HR</w:t>
            </w:r>
          </w:p>
        </w:tc>
        <w:tc>
          <w:tcPr>
            <w:tcW w:w="1300" w:type="dxa"/>
            <w:noWrap/>
            <w:vAlign w:val="bottom"/>
            <w:hideMark/>
          </w:tcPr>
          <w:p w14:paraId="06E95CEC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95% CI</w:t>
            </w:r>
          </w:p>
        </w:tc>
        <w:tc>
          <w:tcPr>
            <w:tcW w:w="1300" w:type="dxa"/>
            <w:noWrap/>
            <w:vAlign w:val="bottom"/>
            <w:hideMark/>
          </w:tcPr>
          <w:p w14:paraId="419E76B1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p-value</w:t>
            </w:r>
          </w:p>
        </w:tc>
      </w:tr>
      <w:tr w:rsidR="0004125D" w14:paraId="1B09D515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5D11BDC8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>Total days' supply MOUD: 31 vs 1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0CAA9C05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0.83</w:t>
            </w:r>
          </w:p>
        </w:tc>
        <w:tc>
          <w:tcPr>
            <w:tcW w:w="1300" w:type="dxa"/>
            <w:noWrap/>
            <w:vAlign w:val="bottom"/>
            <w:hideMark/>
          </w:tcPr>
          <w:p w14:paraId="083010AF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0.74-0.95</w:t>
            </w:r>
          </w:p>
        </w:tc>
        <w:tc>
          <w:tcPr>
            <w:tcW w:w="1300" w:type="dxa"/>
            <w:noWrap/>
            <w:vAlign w:val="bottom"/>
            <w:hideMark/>
          </w:tcPr>
          <w:p w14:paraId="36FCCB23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0.0045</w:t>
            </w:r>
          </w:p>
        </w:tc>
      </w:tr>
      <w:tr w:rsidR="0004125D" w14:paraId="5B1A2B8D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63405886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>Year of delivery: 2018 vs 2016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3690FAFA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1.50</w:t>
            </w:r>
          </w:p>
        </w:tc>
        <w:tc>
          <w:tcPr>
            <w:tcW w:w="1300" w:type="dxa"/>
            <w:noWrap/>
            <w:vAlign w:val="bottom"/>
            <w:hideMark/>
          </w:tcPr>
          <w:p w14:paraId="72F90AAE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1.24-1.82</w:t>
            </w:r>
          </w:p>
        </w:tc>
        <w:tc>
          <w:tcPr>
            <w:tcW w:w="1300" w:type="dxa"/>
            <w:noWrap/>
            <w:vAlign w:val="bottom"/>
            <w:hideMark/>
          </w:tcPr>
          <w:p w14:paraId="571BA873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&lt;0.0001</w:t>
            </w:r>
          </w:p>
        </w:tc>
      </w:tr>
      <w:tr w:rsidR="0004125D" w14:paraId="3BFA04E0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1605B005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>Age at delivery: 31 vs 27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733E6397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1300" w:type="dxa"/>
            <w:noWrap/>
            <w:vAlign w:val="bottom"/>
            <w:hideMark/>
          </w:tcPr>
          <w:p w14:paraId="3B7F8567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0.78-1.07</w:t>
            </w:r>
          </w:p>
        </w:tc>
        <w:tc>
          <w:tcPr>
            <w:tcW w:w="1300" w:type="dxa"/>
            <w:noWrap/>
            <w:vAlign w:val="bottom"/>
            <w:hideMark/>
          </w:tcPr>
          <w:p w14:paraId="262D8953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0.2439</w:t>
            </w:r>
          </w:p>
        </w:tc>
      </w:tr>
      <w:tr w:rsidR="0004125D" w14:paraId="094E51F9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0199E969" w14:textId="77777777" w:rsidR="0004125D" w:rsidRDefault="0004125D" w:rsidP="00F30D37">
            <w:pPr>
              <w:rPr>
                <w:color w:val="000000"/>
              </w:rPr>
            </w:pPr>
            <w:commentRangeStart w:id="30"/>
            <w:r>
              <w:rPr>
                <w:color w:val="000000"/>
              </w:rPr>
              <w:t>Number of gestation weeks 37 vs 39 (Ref)</w:t>
            </w:r>
            <w:commentRangeEnd w:id="30"/>
            <w:r w:rsidR="00333E2E">
              <w:rPr>
                <w:rStyle w:val="CommentReference"/>
                <w:color w:val="000000"/>
                <w:sz w:val="24"/>
                <w:szCs w:val="24"/>
              </w:rPr>
              <w:commentReference w:id="30"/>
            </w:r>
          </w:p>
        </w:tc>
        <w:tc>
          <w:tcPr>
            <w:tcW w:w="1300" w:type="dxa"/>
            <w:noWrap/>
            <w:vAlign w:val="bottom"/>
            <w:hideMark/>
          </w:tcPr>
          <w:p w14:paraId="089C0111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1.08</w:t>
            </w:r>
          </w:p>
        </w:tc>
        <w:tc>
          <w:tcPr>
            <w:tcW w:w="1300" w:type="dxa"/>
            <w:noWrap/>
            <w:vAlign w:val="bottom"/>
            <w:hideMark/>
          </w:tcPr>
          <w:p w14:paraId="63E1AB30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0.93-1.24</w:t>
            </w:r>
          </w:p>
        </w:tc>
        <w:tc>
          <w:tcPr>
            <w:tcW w:w="1300" w:type="dxa"/>
            <w:noWrap/>
            <w:vAlign w:val="bottom"/>
            <w:hideMark/>
          </w:tcPr>
          <w:p w14:paraId="637136C0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0.3259</w:t>
            </w:r>
          </w:p>
        </w:tc>
      </w:tr>
      <w:tr w:rsidR="0004125D" w14:paraId="104EF46D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1CAB785A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>Cesarean delivery vs Vaginal delivery (Ref)</w:t>
            </w:r>
          </w:p>
        </w:tc>
        <w:tc>
          <w:tcPr>
            <w:tcW w:w="1300" w:type="dxa"/>
            <w:noWrap/>
            <w:vAlign w:val="bottom"/>
            <w:hideMark/>
          </w:tcPr>
          <w:p w14:paraId="7934E5B1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0.99</w:t>
            </w:r>
          </w:p>
        </w:tc>
        <w:tc>
          <w:tcPr>
            <w:tcW w:w="1300" w:type="dxa"/>
            <w:noWrap/>
            <w:vAlign w:val="bottom"/>
            <w:hideMark/>
          </w:tcPr>
          <w:p w14:paraId="7D5C9EB3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0.68-1.45</w:t>
            </w:r>
          </w:p>
        </w:tc>
        <w:tc>
          <w:tcPr>
            <w:tcW w:w="1300" w:type="dxa"/>
            <w:noWrap/>
            <w:vAlign w:val="bottom"/>
            <w:hideMark/>
          </w:tcPr>
          <w:p w14:paraId="65412C57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0.9687</w:t>
            </w:r>
          </w:p>
        </w:tc>
      </w:tr>
      <w:tr w:rsidR="0004125D" w14:paraId="63CDB758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4003C5E0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Pain condition </w:t>
            </w:r>
          </w:p>
        </w:tc>
        <w:tc>
          <w:tcPr>
            <w:tcW w:w="1300" w:type="dxa"/>
            <w:noWrap/>
            <w:vAlign w:val="bottom"/>
            <w:hideMark/>
          </w:tcPr>
          <w:p w14:paraId="6BCAF8C4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1.26</w:t>
            </w:r>
          </w:p>
        </w:tc>
        <w:tc>
          <w:tcPr>
            <w:tcW w:w="1300" w:type="dxa"/>
            <w:noWrap/>
            <w:vAlign w:val="bottom"/>
            <w:hideMark/>
          </w:tcPr>
          <w:p w14:paraId="64B66199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0.86-1.86</w:t>
            </w:r>
          </w:p>
        </w:tc>
        <w:tc>
          <w:tcPr>
            <w:tcW w:w="1300" w:type="dxa"/>
            <w:noWrap/>
            <w:vAlign w:val="bottom"/>
            <w:hideMark/>
          </w:tcPr>
          <w:p w14:paraId="43CB2816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0.2380</w:t>
            </w:r>
          </w:p>
        </w:tc>
      </w:tr>
      <w:tr w:rsidR="0004125D" w14:paraId="74EF8050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65FFA5A0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Alcohol or other substance use </w:t>
            </w:r>
          </w:p>
        </w:tc>
        <w:tc>
          <w:tcPr>
            <w:tcW w:w="1300" w:type="dxa"/>
            <w:noWrap/>
            <w:vAlign w:val="bottom"/>
            <w:hideMark/>
          </w:tcPr>
          <w:p w14:paraId="1B81D23B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1.39</w:t>
            </w:r>
          </w:p>
        </w:tc>
        <w:tc>
          <w:tcPr>
            <w:tcW w:w="1300" w:type="dxa"/>
            <w:noWrap/>
            <w:vAlign w:val="bottom"/>
            <w:hideMark/>
          </w:tcPr>
          <w:p w14:paraId="5E6AD283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0.97-2.00</w:t>
            </w:r>
          </w:p>
        </w:tc>
        <w:tc>
          <w:tcPr>
            <w:tcW w:w="1300" w:type="dxa"/>
            <w:noWrap/>
            <w:vAlign w:val="bottom"/>
            <w:hideMark/>
          </w:tcPr>
          <w:p w14:paraId="431AC474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0.0738</w:t>
            </w:r>
          </w:p>
        </w:tc>
      </w:tr>
      <w:tr w:rsidR="0004125D" w14:paraId="73F1EDFA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231A65AA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>Benzodiazepine or anticonvulsant use</w:t>
            </w:r>
          </w:p>
        </w:tc>
        <w:tc>
          <w:tcPr>
            <w:tcW w:w="1300" w:type="dxa"/>
            <w:noWrap/>
            <w:vAlign w:val="bottom"/>
            <w:hideMark/>
          </w:tcPr>
          <w:p w14:paraId="46BAF41D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1.43</w:t>
            </w:r>
          </w:p>
        </w:tc>
        <w:tc>
          <w:tcPr>
            <w:tcW w:w="1300" w:type="dxa"/>
            <w:noWrap/>
            <w:vAlign w:val="bottom"/>
            <w:hideMark/>
          </w:tcPr>
          <w:p w14:paraId="0D33CFB6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0.92-2.21</w:t>
            </w:r>
          </w:p>
        </w:tc>
        <w:tc>
          <w:tcPr>
            <w:tcW w:w="1300" w:type="dxa"/>
            <w:noWrap/>
            <w:vAlign w:val="bottom"/>
            <w:hideMark/>
          </w:tcPr>
          <w:p w14:paraId="17B41E0F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0.1137</w:t>
            </w:r>
          </w:p>
        </w:tc>
      </w:tr>
      <w:tr w:rsidR="0004125D" w14:paraId="69319553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2343896E" w14:textId="77777777" w:rsidR="0004125D" w:rsidRDefault="0004125D" w:rsidP="00F3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Anxiety or depression </w:t>
            </w:r>
          </w:p>
        </w:tc>
        <w:tc>
          <w:tcPr>
            <w:tcW w:w="1300" w:type="dxa"/>
            <w:noWrap/>
            <w:vAlign w:val="bottom"/>
            <w:hideMark/>
          </w:tcPr>
          <w:p w14:paraId="70FC134E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1.89</w:t>
            </w:r>
          </w:p>
        </w:tc>
        <w:tc>
          <w:tcPr>
            <w:tcW w:w="1300" w:type="dxa"/>
            <w:noWrap/>
            <w:vAlign w:val="bottom"/>
            <w:hideMark/>
          </w:tcPr>
          <w:p w14:paraId="117D8915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1.28-2.81</w:t>
            </w:r>
          </w:p>
        </w:tc>
        <w:tc>
          <w:tcPr>
            <w:tcW w:w="1300" w:type="dxa"/>
            <w:noWrap/>
            <w:vAlign w:val="bottom"/>
            <w:hideMark/>
          </w:tcPr>
          <w:p w14:paraId="180093C4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0.0015</w:t>
            </w:r>
          </w:p>
        </w:tc>
      </w:tr>
      <w:tr w:rsidR="0004125D" w14:paraId="532FD391" w14:textId="77777777" w:rsidTr="00F30D37">
        <w:trPr>
          <w:trHeight w:val="320"/>
        </w:trPr>
        <w:tc>
          <w:tcPr>
            <w:tcW w:w="4460" w:type="dxa"/>
            <w:noWrap/>
            <w:vAlign w:val="bottom"/>
            <w:hideMark/>
          </w:tcPr>
          <w:p w14:paraId="2E3A8A2A" w14:textId="007CDFBC" w:rsidR="0004125D" w:rsidRDefault="00572535" w:rsidP="00F30D37">
            <w:pPr>
              <w:rPr>
                <w:color w:val="000000"/>
              </w:rPr>
            </w:pPr>
            <w:ins w:id="31" w:author="Sundermann, Alexandra C" w:date="2026-01-21T16:21:00Z" w16du:dateUtc="2026-01-21T22:21:00Z">
              <w:r>
                <w:rPr>
                  <w:color w:val="000000"/>
                </w:rPr>
                <w:t>Severe m</w:t>
              </w:r>
            </w:ins>
            <w:del w:id="32" w:author="Sundermann, Alexandra C" w:date="2026-01-21T16:21:00Z" w16du:dateUtc="2026-01-21T22:21:00Z">
              <w:r w:rsidR="0004125D" w:rsidDel="00572535">
                <w:rPr>
                  <w:color w:val="000000"/>
                </w:rPr>
                <w:delText>M</w:delText>
              </w:r>
            </w:del>
            <w:r w:rsidR="0004125D">
              <w:rPr>
                <w:color w:val="000000"/>
              </w:rPr>
              <w:t>aternal morbidity</w:t>
            </w:r>
          </w:p>
        </w:tc>
        <w:tc>
          <w:tcPr>
            <w:tcW w:w="1300" w:type="dxa"/>
            <w:noWrap/>
            <w:vAlign w:val="bottom"/>
            <w:hideMark/>
          </w:tcPr>
          <w:p w14:paraId="16D32E26" w14:textId="77777777" w:rsidR="0004125D" w:rsidRDefault="0004125D" w:rsidP="00F30D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1300" w:type="dxa"/>
            <w:noWrap/>
            <w:vAlign w:val="bottom"/>
            <w:hideMark/>
          </w:tcPr>
          <w:p w14:paraId="3E9E26D2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0.48-2.09</w:t>
            </w:r>
          </w:p>
        </w:tc>
        <w:tc>
          <w:tcPr>
            <w:tcW w:w="1300" w:type="dxa"/>
            <w:noWrap/>
            <w:vAlign w:val="bottom"/>
            <w:hideMark/>
          </w:tcPr>
          <w:p w14:paraId="544416E9" w14:textId="77777777" w:rsidR="0004125D" w:rsidRDefault="0004125D" w:rsidP="00F30D3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0.9962</w:t>
            </w:r>
          </w:p>
        </w:tc>
      </w:tr>
    </w:tbl>
    <w:p w14:paraId="6CD4433B" w14:textId="77777777" w:rsidR="0004125D" w:rsidRPr="006A0087" w:rsidRDefault="0004125D" w:rsidP="0004125D">
      <w:pPr>
        <w:rPr>
          <w:color w:val="000000" w:themeColor="text1"/>
        </w:rPr>
      </w:pPr>
    </w:p>
    <w:p w14:paraId="26241B4E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Abbreviations</w:t>
      </w:r>
    </w:p>
    <w:p w14:paraId="52385654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HR: Hazard Ratio</w:t>
      </w:r>
    </w:p>
    <w:p w14:paraId="5654A9EF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CI: Confidence interval</w:t>
      </w:r>
    </w:p>
    <w:p w14:paraId="0908125D" w14:textId="77777777" w:rsidR="0004125D" w:rsidRPr="006A0087" w:rsidRDefault="0004125D" w:rsidP="0004125D">
      <w:pPr>
        <w:contextualSpacing/>
        <w:rPr>
          <w:color w:val="000000" w:themeColor="text1"/>
          <w:sz w:val="20"/>
          <w:szCs w:val="20"/>
        </w:rPr>
      </w:pPr>
      <w:r w:rsidRPr="006A0087">
        <w:rPr>
          <w:color w:val="000000" w:themeColor="text1"/>
          <w:sz w:val="20"/>
          <w:szCs w:val="20"/>
        </w:rPr>
        <w:t>MOUD: Medications for Opioid Use Disorder</w:t>
      </w:r>
    </w:p>
    <w:p w14:paraId="15B539C7" w14:textId="77777777" w:rsidR="0004125D" w:rsidRPr="006A0087" w:rsidRDefault="0004125D" w:rsidP="0004125D">
      <w:pPr>
        <w:rPr>
          <w:color w:val="000000" w:themeColor="text1"/>
        </w:rPr>
      </w:pPr>
    </w:p>
    <w:p w14:paraId="3FD73F8A" w14:textId="77777777" w:rsidR="0004125D" w:rsidRPr="006A0087" w:rsidRDefault="0004125D" w:rsidP="00352667">
      <w:pPr>
        <w:rPr>
          <w:color w:val="000000" w:themeColor="text1"/>
        </w:rPr>
      </w:pPr>
    </w:p>
    <w:sectPr w:rsidR="0004125D" w:rsidRPr="006A0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undermann, Alexandra C" w:date="2026-01-21T17:00:00Z" w:initials="AS">
    <w:p w14:paraId="59A975EC" w14:textId="77777777" w:rsidR="00A519D1" w:rsidRDefault="00957F67" w:rsidP="00A519D1">
      <w:r>
        <w:rPr>
          <w:rStyle w:val="CommentReference"/>
        </w:rPr>
        <w:annotationRef/>
      </w:r>
      <w:r w:rsidR="00A519D1">
        <w:rPr>
          <w:sz w:val="20"/>
          <w:szCs w:val="20"/>
          <w:lang w:eastAsia="en-US"/>
        </w:rPr>
        <w:t>Add table describing distribution of causes of death</w:t>
      </w:r>
    </w:p>
  </w:comment>
  <w:comment w:id="0" w:author="Sundermann, Alexandra C" w:date="2026-01-21T17:10:00Z" w:initials="AS">
    <w:p w14:paraId="1FE9C774" w14:textId="77777777" w:rsidR="00A519D1" w:rsidRDefault="00A519D1" w:rsidP="00A519D1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Add spline model with days covered and outcome</w:t>
      </w:r>
    </w:p>
  </w:comment>
  <w:comment w:id="2" w:author="Leech, Ashley" w:date="2026-01-19T09:01:00Z" w:initials="AL">
    <w:p w14:paraId="47503608" w14:textId="4F418A37" w:rsidR="001816B6" w:rsidRDefault="001816B6" w:rsidP="001816B6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Chad, please review to ensure it aligns with your final code :)</w:t>
      </w:r>
    </w:p>
  </w:comment>
  <w:comment w:id="3" w:author="Leech, Ashley" w:date="2026-01-19T09:23:00Z" w:initials="AL">
    <w:p w14:paraId="7142CFEF" w14:textId="77777777" w:rsidR="00380D00" w:rsidRDefault="00380D00" w:rsidP="00380D00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Chad to check these when he's reviewing :)</w:t>
      </w:r>
    </w:p>
  </w:comment>
  <w:comment w:id="4" w:author="Kim, Ahra" w:date="2025-12-09T11:57:00Z" w:initials="AK">
    <w:p w14:paraId="068199FC" w14:textId="77777777" w:rsidR="003D5357" w:rsidRDefault="003D5357" w:rsidP="003D5357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I need help with this. The excel file tab "med_antidep" says: Level3=2 (except level2=228), Level1=3007</w:t>
      </w:r>
    </w:p>
  </w:comment>
  <w:comment w:id="5" w:author="Leech, Ashley" w:date="2026-01-19T09:25:00Z" w:initials="AL">
    <w:p w14:paraId="6C22E5B8" w14:textId="77777777" w:rsidR="00034919" w:rsidRDefault="00380D00" w:rsidP="00034919">
      <w:r>
        <w:rPr>
          <w:rStyle w:val="CommentReference"/>
        </w:rPr>
        <w:annotationRef/>
      </w:r>
      <w:r w:rsidR="00034919">
        <w:rPr>
          <w:sz w:val="20"/>
          <w:szCs w:val="20"/>
          <w:lang w:eastAsia="en-US"/>
        </w:rPr>
        <w:t>I will edit this when the group reviews; need to dive into the drug tree***</w:t>
      </w:r>
    </w:p>
  </w:comment>
  <w:comment w:id="6" w:author="Kim, Ahra" w:date="2025-12-09T11:57:00Z" w:initials="AK">
    <w:p w14:paraId="725CF4B1" w14:textId="26793414" w:rsidR="003D5357" w:rsidRDefault="003D5357" w:rsidP="003D5357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med_antipsy says "Level3=4"</w:t>
      </w:r>
    </w:p>
  </w:comment>
  <w:comment w:id="7" w:author="Leech, Ashley" w:date="2026-01-19T09:26:00Z" w:initials="AL">
    <w:p w14:paraId="65F46C00" w14:textId="77777777" w:rsidR="00034919" w:rsidRDefault="009F3055" w:rsidP="00034919">
      <w:r>
        <w:rPr>
          <w:rStyle w:val="CommentReference"/>
        </w:rPr>
        <w:annotationRef/>
      </w:r>
      <w:r w:rsidR="00034919">
        <w:rPr>
          <w:sz w:val="20"/>
          <w:szCs w:val="20"/>
          <w:lang w:eastAsia="en-US"/>
        </w:rPr>
        <w:t>I will edit this when the group reviews; need to dive into the drug tree***</w:t>
      </w:r>
    </w:p>
  </w:comment>
  <w:comment w:id="8" w:author="Kim, Ahra" w:date="2025-12-09T14:43:00Z" w:initials="AK">
    <w:p w14:paraId="051B0856" w14:textId="2A6E0F6E" w:rsidR="00176E78" w:rsidRDefault="00176E78" w:rsidP="00176E78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 xml:space="preserve">There's over 1000 codes (cells) on the excel sheet. Do you have the codes pasted somewhere else like in a word document? </w:t>
      </w:r>
    </w:p>
  </w:comment>
  <w:comment w:id="9" w:author="Leech, Ashley" w:date="2026-01-19T09:44:00Z" w:initials="AL">
    <w:p w14:paraId="34F5BD7F" w14:textId="77777777" w:rsidR="007A58AE" w:rsidRDefault="007A58AE" w:rsidP="007A58AE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This is a good job for AI;)</w:t>
      </w:r>
    </w:p>
  </w:comment>
  <w:comment w:id="10" w:author="Leech, Ashley" w:date="2026-01-19T09:47:00Z" w:initials="AL">
    <w:p w14:paraId="74C9B497" w14:textId="77777777" w:rsidR="007A58AE" w:rsidRDefault="007A58AE" w:rsidP="007A58AE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 xml:space="preserve">I started it as an example, but go ahead &amp; finish. Just use AI to transform the list to paragraph form &amp; any shorten ways to describe. </w:t>
      </w:r>
    </w:p>
  </w:comment>
  <w:comment w:id="11" w:author="Kim, Ahra" w:date="2026-01-19T16:36:00Z" w:initials="AK">
    <w:p w14:paraId="06BB373C" w14:textId="77777777" w:rsidR="00752795" w:rsidRDefault="00752795" w:rsidP="00752795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Will work on this later</w:t>
      </w:r>
    </w:p>
  </w:comment>
  <w:comment w:id="12" w:author="Sundermann, Alexandra C" w:date="2026-01-21T16:51:00Z" w:initials="AS">
    <w:p w14:paraId="70E5BC0C" w14:textId="77777777" w:rsidR="00333E2E" w:rsidRDefault="00333E2E" w:rsidP="00333E2E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 xml:space="preserve">Which outcome is described here? Death, overdose? or both? </w:t>
      </w:r>
    </w:p>
  </w:comment>
  <w:comment w:id="13" w:author="Sundermann, Alexandra C" w:date="2026-01-21T16:52:00Z" w:initials="AS">
    <w:p w14:paraId="0E3ADFAB" w14:textId="77777777" w:rsidR="00333E2E" w:rsidRDefault="00333E2E" w:rsidP="00333E2E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I'm not sure this terminology is correct. Do you mean these estimates are calculated with the covariates set to the listed values?</w:t>
      </w:r>
    </w:p>
  </w:comment>
  <w:comment w:id="14" w:author="Sundermann, Alexandra C" w:date="2026-01-21T16:53:00Z" w:initials="AS">
    <w:p w14:paraId="0183CD71" w14:textId="77777777" w:rsidR="00333E2E" w:rsidRDefault="00333E2E" w:rsidP="00333E2E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Consider changing how you are denoting linear terms (for example a 30 day difference in MOUD supply instead of 31 v 1)</w:t>
      </w:r>
    </w:p>
  </w:comment>
  <w:comment w:id="27" w:author="Sundermann, Alexandra C" w:date="2026-01-21T16:53:00Z" w:initials="AS">
    <w:p w14:paraId="2BAE3EF1" w14:textId="77777777" w:rsidR="00333E2E" w:rsidRDefault="00333E2E" w:rsidP="00333E2E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>Consider changing how you are denoting linear terms (for example a 30 day difference in MOUD supply instead of 31 v 1)</w:t>
      </w:r>
    </w:p>
  </w:comment>
  <w:comment w:id="30" w:author="Sundermann, Alexandra C" w:date="2026-01-21T16:53:00Z" w:initials="AS">
    <w:p w14:paraId="0F65E978" w14:textId="77777777" w:rsidR="00333E2E" w:rsidRDefault="00333E2E" w:rsidP="00333E2E">
      <w:r>
        <w:rPr>
          <w:rStyle w:val="CommentReference"/>
        </w:rPr>
        <w:annotationRef/>
      </w:r>
      <w:r>
        <w:rPr>
          <w:sz w:val="20"/>
          <w:szCs w:val="20"/>
          <w:lang w:eastAsia="en-US"/>
        </w:rPr>
        <w:t xml:space="preserve">Consider changing how you are denoting linear terms (for example a 30 day difference in MOUD supply instead of 31 v 1)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A975EC" w15:done="0"/>
  <w15:commentEx w15:paraId="1FE9C774" w15:done="0"/>
  <w15:commentEx w15:paraId="47503608" w15:done="0"/>
  <w15:commentEx w15:paraId="7142CFEF" w15:done="0"/>
  <w15:commentEx w15:paraId="068199FC" w15:done="0"/>
  <w15:commentEx w15:paraId="6C22E5B8" w15:paraIdParent="068199FC" w15:done="0"/>
  <w15:commentEx w15:paraId="725CF4B1" w15:done="0"/>
  <w15:commentEx w15:paraId="65F46C00" w15:paraIdParent="725CF4B1" w15:done="0"/>
  <w15:commentEx w15:paraId="051B0856" w15:done="0"/>
  <w15:commentEx w15:paraId="34F5BD7F" w15:paraIdParent="051B0856" w15:done="0"/>
  <w15:commentEx w15:paraId="74C9B497" w15:paraIdParent="051B0856" w15:done="0"/>
  <w15:commentEx w15:paraId="06BB373C" w15:paraIdParent="051B0856" w15:done="0"/>
  <w15:commentEx w15:paraId="70E5BC0C" w15:done="0"/>
  <w15:commentEx w15:paraId="0E3ADFAB" w15:done="0"/>
  <w15:commentEx w15:paraId="0183CD71" w15:done="0"/>
  <w15:commentEx w15:paraId="2BAE3EF1" w15:done="0"/>
  <w15:commentEx w15:paraId="0F65E9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53A0A5" w16cex:dateUtc="2026-01-21T23:00:00Z"/>
  <w16cex:commentExtensible w16cex:durableId="748CE986" w16cex:dateUtc="2026-01-21T23:10:00Z"/>
  <w16cex:commentExtensible w16cex:durableId="07578420" w16cex:dateUtc="2026-01-19T15:01:00Z"/>
  <w16cex:commentExtensible w16cex:durableId="19594FF7" w16cex:dateUtc="2026-01-19T15:23:00Z"/>
  <w16cex:commentExtensible w16cex:durableId="65772AD9" w16cex:dateUtc="2025-12-09T17:57:00Z"/>
  <w16cex:commentExtensible w16cex:durableId="76933988" w16cex:dateUtc="2026-01-19T15:25:00Z"/>
  <w16cex:commentExtensible w16cex:durableId="281495F3" w16cex:dateUtc="2025-12-09T17:57:00Z"/>
  <w16cex:commentExtensible w16cex:durableId="63896058" w16cex:dateUtc="2026-01-19T15:26:00Z"/>
  <w16cex:commentExtensible w16cex:durableId="61A47A77" w16cex:dateUtc="2025-12-09T20:43:00Z"/>
  <w16cex:commentExtensible w16cex:durableId="7036029B" w16cex:dateUtc="2026-01-19T15:44:00Z"/>
  <w16cex:commentExtensible w16cex:durableId="0D531A27" w16cex:dateUtc="2026-01-19T15:47:00Z"/>
  <w16cex:commentExtensible w16cex:durableId="3A7C4526" w16cex:dateUtc="2026-01-19T22:36:00Z"/>
  <w16cex:commentExtensible w16cex:durableId="16617243" w16cex:dateUtc="2026-01-21T22:51:00Z"/>
  <w16cex:commentExtensible w16cex:durableId="3C330B01" w16cex:dateUtc="2026-01-21T22:52:00Z"/>
  <w16cex:commentExtensible w16cex:durableId="69D01E86" w16cex:dateUtc="2026-01-21T22:53:00Z"/>
  <w16cex:commentExtensible w16cex:durableId="2EC2EA94" w16cex:dateUtc="2026-01-21T22:53:00Z"/>
  <w16cex:commentExtensible w16cex:durableId="6D30ECAB" w16cex:dateUtc="2026-01-21T2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A975EC" w16cid:durableId="3053A0A5"/>
  <w16cid:commentId w16cid:paraId="1FE9C774" w16cid:durableId="748CE986"/>
  <w16cid:commentId w16cid:paraId="47503608" w16cid:durableId="07578420"/>
  <w16cid:commentId w16cid:paraId="7142CFEF" w16cid:durableId="19594FF7"/>
  <w16cid:commentId w16cid:paraId="068199FC" w16cid:durableId="65772AD9"/>
  <w16cid:commentId w16cid:paraId="6C22E5B8" w16cid:durableId="76933988"/>
  <w16cid:commentId w16cid:paraId="725CF4B1" w16cid:durableId="281495F3"/>
  <w16cid:commentId w16cid:paraId="65F46C00" w16cid:durableId="63896058"/>
  <w16cid:commentId w16cid:paraId="051B0856" w16cid:durableId="61A47A77"/>
  <w16cid:commentId w16cid:paraId="34F5BD7F" w16cid:durableId="7036029B"/>
  <w16cid:commentId w16cid:paraId="74C9B497" w16cid:durableId="0D531A27"/>
  <w16cid:commentId w16cid:paraId="06BB373C" w16cid:durableId="3A7C4526"/>
  <w16cid:commentId w16cid:paraId="70E5BC0C" w16cid:durableId="16617243"/>
  <w16cid:commentId w16cid:paraId="0E3ADFAB" w16cid:durableId="3C330B01"/>
  <w16cid:commentId w16cid:paraId="0183CD71" w16cid:durableId="69D01E86"/>
  <w16cid:commentId w16cid:paraId="2BAE3EF1" w16cid:durableId="2EC2EA94"/>
  <w16cid:commentId w16cid:paraId="0F65E978" w16cid:durableId="6D30EC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1A1"/>
    <w:multiLevelType w:val="hybridMultilevel"/>
    <w:tmpl w:val="992804D0"/>
    <w:lvl w:ilvl="0" w:tplc="04090001">
      <w:start w:val="1"/>
      <w:numFmt w:val="bullet"/>
      <w:lvlText w:val=""/>
      <w:lvlJc w:val="left"/>
      <w:pPr>
        <w:ind w:left="10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" w15:restartNumberingAfterBreak="0">
    <w:nsid w:val="1AF27E56"/>
    <w:multiLevelType w:val="hybridMultilevel"/>
    <w:tmpl w:val="FF90FD4E"/>
    <w:lvl w:ilvl="0" w:tplc="B226FB52">
      <w:start w:val="1"/>
      <w:numFmt w:val="bullet"/>
      <w:lvlText w:val="-"/>
      <w:lvlJc w:val="left"/>
      <w:pPr>
        <w:ind w:left="6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4311A"/>
    <w:multiLevelType w:val="hybridMultilevel"/>
    <w:tmpl w:val="BED8F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D6B2E"/>
    <w:multiLevelType w:val="hybridMultilevel"/>
    <w:tmpl w:val="2BD600DE"/>
    <w:lvl w:ilvl="0" w:tplc="04090001">
      <w:start w:val="1"/>
      <w:numFmt w:val="bullet"/>
      <w:lvlText w:val=""/>
      <w:lvlJc w:val="left"/>
      <w:pPr>
        <w:ind w:left="10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D2629"/>
    <w:multiLevelType w:val="hybridMultilevel"/>
    <w:tmpl w:val="3E301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059F9"/>
    <w:multiLevelType w:val="hybridMultilevel"/>
    <w:tmpl w:val="E2043904"/>
    <w:lvl w:ilvl="0" w:tplc="B226FB52">
      <w:start w:val="1"/>
      <w:numFmt w:val="bullet"/>
      <w:lvlText w:val="-"/>
      <w:lvlJc w:val="left"/>
      <w:pPr>
        <w:ind w:left="6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BD6BA2"/>
    <w:multiLevelType w:val="hybridMultilevel"/>
    <w:tmpl w:val="01E4E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66A7B"/>
    <w:multiLevelType w:val="hybridMultilevel"/>
    <w:tmpl w:val="798A2EFE"/>
    <w:lvl w:ilvl="0" w:tplc="D6A4E41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000013">
    <w:abstractNumId w:val="0"/>
  </w:num>
  <w:num w:numId="2" w16cid:durableId="280460547">
    <w:abstractNumId w:val="4"/>
  </w:num>
  <w:num w:numId="3" w16cid:durableId="58136694">
    <w:abstractNumId w:val="2"/>
  </w:num>
  <w:num w:numId="4" w16cid:durableId="215167685">
    <w:abstractNumId w:val="6"/>
  </w:num>
  <w:num w:numId="5" w16cid:durableId="2058239348">
    <w:abstractNumId w:val="1"/>
  </w:num>
  <w:num w:numId="6" w16cid:durableId="86191248">
    <w:abstractNumId w:val="5"/>
  </w:num>
  <w:num w:numId="7" w16cid:durableId="70397315">
    <w:abstractNumId w:val="3"/>
  </w:num>
  <w:num w:numId="8" w16cid:durableId="9150883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dermann, Alexandra C">
    <w15:presenceInfo w15:providerId="AD" w15:userId="S::alex.c.sundermann@vumc.org::a41d8c72-3b23-4196-841f-640a879341c1"/>
  </w15:person>
  <w15:person w15:author="Leech, Ashley">
    <w15:presenceInfo w15:providerId="AD" w15:userId="S::ashley.leech@vanderbilt.edu::7569dc62-2b0c-4b0b-9e44-88a396e21c42"/>
  </w15:person>
  <w15:person w15:author="Kim, Ahra">
    <w15:presenceInfo w15:providerId="AD" w15:userId="S::ahra.kim.1@vanderbilt.edu::648dbf23-b016-4c3d-82dd-aa0736b1a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67"/>
    <w:rsid w:val="00026380"/>
    <w:rsid w:val="00034919"/>
    <w:rsid w:val="0004125D"/>
    <w:rsid w:val="000512AB"/>
    <w:rsid w:val="000A560F"/>
    <w:rsid w:val="000E4458"/>
    <w:rsid w:val="00176E78"/>
    <w:rsid w:val="001816B6"/>
    <w:rsid w:val="001B4A37"/>
    <w:rsid w:val="001E2F78"/>
    <w:rsid w:val="00217EE3"/>
    <w:rsid w:val="00225E82"/>
    <w:rsid w:val="00225F93"/>
    <w:rsid w:val="00285D6B"/>
    <w:rsid w:val="002D08BE"/>
    <w:rsid w:val="00304926"/>
    <w:rsid w:val="00307BEF"/>
    <w:rsid w:val="00333E2E"/>
    <w:rsid w:val="00352667"/>
    <w:rsid w:val="003703DB"/>
    <w:rsid w:val="00380D00"/>
    <w:rsid w:val="00391CB4"/>
    <w:rsid w:val="003A13F2"/>
    <w:rsid w:val="003D5357"/>
    <w:rsid w:val="003E7004"/>
    <w:rsid w:val="00405A90"/>
    <w:rsid w:val="00425907"/>
    <w:rsid w:val="00452F50"/>
    <w:rsid w:val="00454768"/>
    <w:rsid w:val="00457AE4"/>
    <w:rsid w:val="004B683B"/>
    <w:rsid w:val="004E0E5F"/>
    <w:rsid w:val="004F6AF9"/>
    <w:rsid w:val="00502311"/>
    <w:rsid w:val="00524C82"/>
    <w:rsid w:val="00527F45"/>
    <w:rsid w:val="00572535"/>
    <w:rsid w:val="00693843"/>
    <w:rsid w:val="006A0087"/>
    <w:rsid w:val="006D297C"/>
    <w:rsid w:val="006E6A83"/>
    <w:rsid w:val="00752795"/>
    <w:rsid w:val="007A06FA"/>
    <w:rsid w:val="007A58AE"/>
    <w:rsid w:val="007D6BBF"/>
    <w:rsid w:val="00836DEA"/>
    <w:rsid w:val="00870D23"/>
    <w:rsid w:val="00881BF8"/>
    <w:rsid w:val="009070D5"/>
    <w:rsid w:val="00923CD1"/>
    <w:rsid w:val="00943A0B"/>
    <w:rsid w:val="00957F67"/>
    <w:rsid w:val="009A3DFB"/>
    <w:rsid w:val="009B6499"/>
    <w:rsid w:val="009D1C7E"/>
    <w:rsid w:val="009F3055"/>
    <w:rsid w:val="009F5C67"/>
    <w:rsid w:val="009F7378"/>
    <w:rsid w:val="00A029FE"/>
    <w:rsid w:val="00A519D1"/>
    <w:rsid w:val="00A75EE3"/>
    <w:rsid w:val="00AB5D9C"/>
    <w:rsid w:val="00B077F9"/>
    <w:rsid w:val="00B77789"/>
    <w:rsid w:val="00BE2F5A"/>
    <w:rsid w:val="00C60778"/>
    <w:rsid w:val="00C87F65"/>
    <w:rsid w:val="00CB07E2"/>
    <w:rsid w:val="00CD52E3"/>
    <w:rsid w:val="00D05E03"/>
    <w:rsid w:val="00D73BD4"/>
    <w:rsid w:val="00D7538B"/>
    <w:rsid w:val="00DA4B76"/>
    <w:rsid w:val="00E135E3"/>
    <w:rsid w:val="00E2224B"/>
    <w:rsid w:val="00EA21C0"/>
    <w:rsid w:val="00EA5DFC"/>
    <w:rsid w:val="00F15B48"/>
    <w:rsid w:val="00FE1E6D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95C2F"/>
  <w14:defaultImageDpi w14:val="32767"/>
  <w15:chartTrackingRefBased/>
  <w15:docId w15:val="{BDEC7320-A459-5840-AE79-4F934B9D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A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6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6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6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6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6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26380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6380"/>
    <w:rPr>
      <w:color w:val="96607D"/>
      <w:u w:val="single"/>
    </w:rPr>
  </w:style>
  <w:style w:type="paragraph" w:customStyle="1" w:styleId="msonormal0">
    <w:name w:val="msonormal"/>
    <w:basedOn w:val="Normal"/>
    <w:rsid w:val="0002638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CB07E2"/>
    <w:pPr>
      <w:spacing w:after="0" w:line="240" w:lineRule="auto"/>
    </w:pPr>
    <w:rPr>
      <w:rFonts w:ascii="Arial" w:eastAsiaTheme="minorHAnsi" w:hAnsi="Arial" w:cs="Arial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07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07E2"/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07E2"/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7E2"/>
    <w:rPr>
      <w:b/>
      <w:bCs/>
      <w:lang w:eastAsia="ko-K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7E2"/>
    <w:rPr>
      <w:rFonts w:ascii="Times New Roman" w:eastAsia="Times New Roman" w:hAnsi="Times New Roman" w:cs="Times New Roman"/>
      <w:b/>
      <w:bCs/>
      <w:kern w:val="0"/>
      <w:sz w:val="20"/>
      <w:szCs w:val="20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CB07E2"/>
  </w:style>
  <w:style w:type="paragraph" w:styleId="Revision">
    <w:name w:val="Revision"/>
    <w:hidden/>
    <w:uiPriority w:val="99"/>
    <w:semiHidden/>
    <w:rsid w:val="00A75EE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5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D86D-5AFB-7840-A7DE-7E44FA0BB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2919</Words>
  <Characters>19590</Characters>
  <Application>Microsoft Office Word</Application>
  <DocSecurity>0</DocSecurity>
  <Lines>675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Ahra</dc:creator>
  <cp:keywords/>
  <dc:description/>
  <cp:lastModifiedBy>Sundermann, Alexandra C</cp:lastModifiedBy>
  <cp:revision>7</cp:revision>
  <dcterms:created xsi:type="dcterms:W3CDTF">2026-01-19T22:37:00Z</dcterms:created>
  <dcterms:modified xsi:type="dcterms:W3CDTF">2026-01-21T23:10:00Z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2026-01-21T22:19:01Z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162834d9-d8f4-47ce-a366-9fb59edb2422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